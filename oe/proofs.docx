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70E24" w:rsidRPr="00170E24" w:rsidRDefault="00170E24" w:rsidP="00170E24">
      <w:pPr>
        <w:spacing w:before="100" w:beforeAutospacing="1" w:after="100" w:afterAutospacing="1"/>
        <w:rPr>
          <w:rFonts w:ascii="Georgia" w:eastAsia="Times New Roman" w:hAnsi="Georgia" w:cs="Times New Roman"/>
          <w:color w:val="797C80"/>
          <w:sz w:val="28"/>
          <w:szCs w:val="28"/>
        </w:rPr>
      </w:pPr>
      <w:r w:rsidRPr="00170E24">
        <w:rPr>
          <w:rFonts w:ascii="Georgia" w:eastAsia="Times New Roman" w:hAnsi="Georgia" w:cs="Times New Roman"/>
          <w:color w:val="797C80"/>
          <w:sz w:val="28"/>
          <w:szCs w:val="28"/>
        </w:rPr>
        <w:t>Empirical Research Article</w:t>
      </w:r>
    </w:p>
    <w:p w:rsidR="00170E24" w:rsidRPr="00170E24" w:rsidRDefault="00170E24" w:rsidP="00170E24">
      <w:pPr>
        <w:spacing w:before="100" w:beforeAutospacing="1" w:after="100" w:afterAutospacing="1"/>
        <w:rPr>
          <w:rFonts w:ascii="Georgia" w:eastAsia="Times New Roman" w:hAnsi="Georgia" w:cs="Times New Roman"/>
          <w:b/>
          <w:bCs/>
          <w:color w:val="000000"/>
          <w:sz w:val="48"/>
          <w:szCs w:val="48"/>
        </w:rPr>
      </w:pPr>
      <w:r w:rsidRPr="00170E24">
        <w:rPr>
          <w:rFonts w:ascii="Georgia" w:eastAsia="Times New Roman" w:hAnsi="Georgia" w:cs="Times New Roman"/>
          <w:b/>
          <w:bCs/>
          <w:color w:val="000000"/>
          <w:sz w:val="48"/>
          <w:szCs w:val="48"/>
        </w:rPr>
        <w:t>Do Private Regulations Ratchet Up? How to Distinguish Types of Regulatory Stringency and Patterns of Change</w:t>
      </w:r>
    </w:p>
    <w:p w:rsidR="00170E24" w:rsidRPr="00170E24" w:rsidRDefault="00170E24" w:rsidP="00170E24">
      <w:pPr>
        <w:spacing w:before="100" w:beforeAutospacing="1" w:after="360"/>
        <w:rPr>
          <w:rFonts w:ascii="Georgia" w:eastAsia="Times New Roman" w:hAnsi="Georgia" w:cs="Times New Roman"/>
          <w:b/>
          <w:bCs/>
          <w:color w:val="000000"/>
          <w:sz w:val="28"/>
          <w:szCs w:val="28"/>
        </w:rPr>
      </w:pPr>
      <w:r w:rsidRPr="00170E24">
        <w:rPr>
          <w:rFonts w:ascii="Georgia" w:eastAsia="Times New Roman" w:hAnsi="Georgia" w:cs="Times New Roman"/>
          <w:b/>
          <w:bCs/>
          <w:color w:val="000000"/>
          <w:sz w:val="28"/>
          <w:szCs w:val="28"/>
        </w:rPr>
        <w:t>Devin Judge-Lord</w:t>
      </w:r>
      <w:hyperlink r:id="rId5" w:anchor="aff1" w:history="1">
        <w:r w:rsidRPr="00170E24">
          <w:rPr>
            <w:rFonts w:ascii="Georgia" w:eastAsia="Times New Roman" w:hAnsi="Georgia" w:cs="Times New Roman"/>
            <w:b/>
            <w:bCs/>
            <w:color w:val="0782C1"/>
            <w:sz w:val="28"/>
            <w:szCs w:val="28"/>
            <w:u w:val="single"/>
            <w:vertAlign w:val="superscript"/>
          </w:rPr>
          <w:t>1</w:t>
        </w:r>
      </w:hyperlink>
      <w:hyperlink r:id="rId6" w:anchor="corresp1" w:history="1">
        <w:r w:rsidRPr="00170E24">
          <w:rPr>
            <w:rFonts w:ascii="Georgia" w:eastAsia="Times New Roman" w:hAnsi="Georgia" w:cs="Times New Roman"/>
            <w:b/>
            <w:bCs/>
            <w:color w:val="0782C1"/>
            <w:sz w:val="28"/>
            <w:szCs w:val="28"/>
            <w:vertAlign w:val="superscript"/>
          </w:rPr>
          <w:t> </w:t>
        </w:r>
      </w:hyperlink>
      <w:r w:rsidRPr="00170E24">
        <w:rPr>
          <w:rFonts w:ascii="Georgia" w:eastAsia="Times New Roman" w:hAnsi="Georgia" w:cs="Times New Roman"/>
          <w:b/>
          <w:bCs/>
          <w:color w:val="000000"/>
          <w:sz w:val="28"/>
          <w:szCs w:val="28"/>
        </w:rPr>
        <w:fldChar w:fldCharType="begin"/>
      </w:r>
      <w:r w:rsidRPr="00170E24">
        <w:rPr>
          <w:rFonts w:ascii="Georgia" w:eastAsia="Times New Roman" w:hAnsi="Georgia" w:cs="Times New Roman"/>
          <w:b/>
          <w:bCs/>
          <w:color w:val="000000"/>
          <w:sz w:val="28"/>
          <w:szCs w:val="28"/>
        </w:rPr>
        <w:instrText xml:space="preserve"> INCLUDEPICTURE "https://emxpert.net/sageedit/journals/Resources/Article/858874/Image/10.1177_1086026619858874-img1.jpg" \* MERGEFORMATINET </w:instrText>
      </w:r>
      <w:r w:rsidRPr="00170E24">
        <w:rPr>
          <w:rFonts w:ascii="Georgia" w:eastAsia="Times New Roman" w:hAnsi="Georgia" w:cs="Times New Roman"/>
          <w:b/>
          <w:bCs/>
          <w:color w:val="000000"/>
          <w:sz w:val="28"/>
          <w:szCs w:val="28"/>
        </w:rPr>
        <w:fldChar w:fldCharType="separate"/>
      </w:r>
      <w:r w:rsidRPr="00170E24">
        <w:rPr>
          <w:rFonts w:ascii="Georgia" w:eastAsia="Times New Roman" w:hAnsi="Georgia" w:cs="Times New Roman"/>
          <w:b/>
          <w:bCs/>
          <w:noProof/>
          <w:color w:val="000000"/>
          <w:sz w:val="28"/>
          <w:szCs w:val="28"/>
        </w:rPr>
        <w:drawing>
          <wp:inline distT="0" distB="0" distL="0" distR="0">
            <wp:extent cx="317500" cy="317500"/>
            <wp:effectExtent l="0" t="0" r="0" b="0"/>
            <wp:docPr id="7" name="Picture 7" descr="fig1.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1.ep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7500" cy="317500"/>
                    </a:xfrm>
                    <a:prstGeom prst="rect">
                      <a:avLst/>
                    </a:prstGeom>
                    <a:noFill/>
                    <a:ln>
                      <a:noFill/>
                    </a:ln>
                  </pic:spPr>
                </pic:pic>
              </a:graphicData>
            </a:graphic>
          </wp:inline>
        </w:drawing>
      </w:r>
      <w:r w:rsidRPr="00170E24">
        <w:rPr>
          <w:rFonts w:ascii="Georgia" w:eastAsia="Times New Roman" w:hAnsi="Georgia" w:cs="Times New Roman"/>
          <w:b/>
          <w:bCs/>
          <w:color w:val="000000"/>
          <w:sz w:val="28"/>
          <w:szCs w:val="28"/>
        </w:rPr>
        <w:fldChar w:fldCharType="end"/>
      </w:r>
      <w:r w:rsidRPr="00170E24">
        <w:rPr>
          <w:rFonts w:ascii="Georgia" w:eastAsia="Times New Roman" w:hAnsi="Georgia" w:cs="Times New Roman"/>
          <w:b/>
          <w:bCs/>
          <w:color w:val="000000"/>
          <w:sz w:val="28"/>
          <w:szCs w:val="28"/>
        </w:rPr>
        <w:t>, Constance L. McDermott</w:t>
      </w:r>
      <w:hyperlink r:id="rId8" w:anchor="aff2" w:history="1">
        <w:r w:rsidRPr="00170E24">
          <w:rPr>
            <w:rFonts w:ascii="Georgia" w:eastAsia="Times New Roman" w:hAnsi="Georgia" w:cs="Times New Roman"/>
            <w:b/>
            <w:bCs/>
            <w:color w:val="0782C1"/>
            <w:sz w:val="28"/>
            <w:szCs w:val="28"/>
            <w:u w:val="single"/>
            <w:vertAlign w:val="superscript"/>
          </w:rPr>
          <w:t>2</w:t>
        </w:r>
      </w:hyperlink>
      <w:r w:rsidRPr="00170E24">
        <w:rPr>
          <w:rFonts w:ascii="Georgia" w:eastAsia="Times New Roman" w:hAnsi="Georgia" w:cs="Times New Roman"/>
          <w:b/>
          <w:bCs/>
          <w:color w:val="000000"/>
          <w:sz w:val="28"/>
          <w:szCs w:val="28"/>
        </w:rPr>
        <w:t>, and Benjamin Cashore</w:t>
      </w:r>
      <w:hyperlink r:id="rId9" w:anchor="aff3" w:history="1">
        <w:r w:rsidRPr="00170E24">
          <w:rPr>
            <w:rFonts w:ascii="Georgia" w:eastAsia="Times New Roman" w:hAnsi="Georgia" w:cs="Times New Roman"/>
            <w:b/>
            <w:bCs/>
            <w:color w:val="0782C1"/>
            <w:sz w:val="28"/>
            <w:szCs w:val="28"/>
            <w:u w:val="single"/>
            <w:vertAlign w:val="superscript"/>
          </w:rPr>
          <w:t>3</w:t>
        </w:r>
      </w:hyperlink>
      <w:r w:rsidRPr="00170E24">
        <w:rPr>
          <w:rFonts w:ascii="Georgia Black" w:eastAsia="Times New Roman" w:hAnsi="Georgia Black" w:cs="Times New Roman"/>
          <w:b/>
          <w:bCs/>
          <w:color w:val="FFFFFF"/>
          <w:sz w:val="28"/>
          <w:szCs w:val="28"/>
          <w:shd w:val="clear" w:color="auto" w:fill="76933C"/>
        </w:rPr>
        <w:t>[GQ1]</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vertAlign w:val="superscript"/>
        </w:rPr>
        <w:t>1</w:t>
      </w:r>
      <w:r w:rsidRPr="00170E24">
        <w:rPr>
          <w:rFonts w:ascii="Georgia" w:eastAsia="Times New Roman" w:hAnsi="Georgia" w:cs="Times New Roman"/>
          <w:color w:val="000000"/>
          <w:sz w:val="28"/>
          <w:szCs w:val="28"/>
        </w:rPr>
        <w:t>University of Wisconsin–Madison, Madison, WI, USA</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vertAlign w:val="superscript"/>
        </w:rPr>
        <w:t>2</w:t>
      </w:r>
      <w:r w:rsidRPr="00170E24">
        <w:rPr>
          <w:rFonts w:ascii="Georgia" w:eastAsia="Times New Roman" w:hAnsi="Georgia" w:cs="Times New Roman"/>
          <w:color w:val="000000"/>
          <w:sz w:val="28"/>
          <w:szCs w:val="28"/>
        </w:rPr>
        <w:t>Oxford University, Oxford, UK</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vertAlign w:val="superscript"/>
        </w:rPr>
        <w:t>3</w:t>
      </w:r>
      <w:r w:rsidRPr="00170E24">
        <w:rPr>
          <w:rFonts w:ascii="Georgia" w:eastAsia="Times New Roman" w:hAnsi="Georgia" w:cs="Times New Roman"/>
          <w:color w:val="000000"/>
          <w:sz w:val="28"/>
          <w:szCs w:val="28"/>
        </w:rPr>
        <w:t>Yale University, New Haven, CT, USA</w:t>
      </w:r>
    </w:p>
    <w:p w:rsidR="00170E24" w:rsidRPr="00170E24" w:rsidRDefault="00170E24" w:rsidP="00170E24">
      <w:pPr>
        <w:spacing w:before="320" w:after="240"/>
        <w:outlineLvl w:val="0"/>
        <w:rPr>
          <w:rFonts w:ascii="Georgia" w:eastAsia="Times New Roman" w:hAnsi="Georgia" w:cs="Times New Roman"/>
          <w:b/>
          <w:bCs/>
          <w:color w:val="000000"/>
          <w:kern w:val="36"/>
          <w:sz w:val="34"/>
          <w:szCs w:val="34"/>
        </w:rPr>
      </w:pPr>
      <w:r w:rsidRPr="00170E24">
        <w:rPr>
          <w:rFonts w:ascii="Georgia" w:eastAsia="Times New Roman" w:hAnsi="Georgia" w:cs="Times New Roman"/>
          <w:b/>
          <w:bCs/>
          <w:color w:val="000000"/>
          <w:kern w:val="36"/>
          <w:sz w:val="34"/>
          <w:szCs w:val="34"/>
        </w:rPr>
        <w:t>Corresponding author:</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Devin Judge-Lord, University of Wisconsin–Madison, </w:t>
      </w:r>
      <w:ins w:id="0" w:author="Unknown">
        <w:r w:rsidRPr="00170E24">
          <w:rPr>
            <w:rFonts w:ascii="Georgia" w:eastAsia="Times New Roman" w:hAnsi="Georgia" w:cs="Times New Roman"/>
            <w:color w:val="000000"/>
            <w:sz w:val="28"/>
            <w:szCs w:val="28"/>
          </w:rPr>
          <w:t>110 </w:t>
        </w:r>
      </w:ins>
      <w:r w:rsidRPr="00170E24">
        <w:rPr>
          <w:rFonts w:ascii="Georgia" w:eastAsia="Times New Roman" w:hAnsi="Georgia" w:cs="Times New Roman"/>
          <w:color w:val="000000"/>
          <w:sz w:val="28"/>
          <w:szCs w:val="28"/>
        </w:rPr>
        <w:t>North Hall, Madison, WI 53706, USA. Email: </w:t>
      </w:r>
      <w:hyperlink r:id="rId10" w:history="1">
        <w:r w:rsidRPr="00170E24">
          <w:rPr>
            <w:rFonts w:ascii="Georgia" w:eastAsia="Times New Roman" w:hAnsi="Georgia" w:cs="Times New Roman"/>
            <w:color w:val="0782C1"/>
            <w:sz w:val="28"/>
            <w:szCs w:val="28"/>
            <w:u w:val="single"/>
          </w:rPr>
          <w:t>devin.jl@gmail.com</w:t>
        </w:r>
      </w:hyperlink>
    </w:p>
    <w:p w:rsidR="00170E24" w:rsidRPr="00170E24" w:rsidRDefault="00170E24" w:rsidP="00170E24">
      <w:pPr>
        <w:shd w:val="clear" w:color="auto" w:fill="F0F0F0"/>
        <w:spacing w:after="240"/>
        <w:outlineLvl w:val="0"/>
        <w:rPr>
          <w:rFonts w:ascii="Georgia" w:eastAsia="Times New Roman" w:hAnsi="Georgia" w:cs="Times New Roman"/>
          <w:b/>
          <w:bCs/>
          <w:color w:val="000000"/>
          <w:kern w:val="36"/>
          <w:sz w:val="34"/>
          <w:szCs w:val="34"/>
        </w:rPr>
      </w:pPr>
      <w:r w:rsidRPr="00170E24">
        <w:rPr>
          <w:rFonts w:ascii="Georgia" w:eastAsia="Times New Roman" w:hAnsi="Georgia" w:cs="Times New Roman"/>
          <w:b/>
          <w:bCs/>
          <w:color w:val="000000"/>
          <w:kern w:val="36"/>
          <w:sz w:val="34"/>
          <w:szCs w:val="34"/>
        </w:rPr>
        <w:t>Abstract</w:t>
      </w:r>
    </w:p>
    <w:p w:rsidR="00170E24" w:rsidRPr="00170E24" w:rsidRDefault="00170E24" w:rsidP="00170E24">
      <w:pPr>
        <w:spacing w:before="100" w:beforeAutospacing="1" w:after="100" w:afterAutospacing="1"/>
        <w:jc w:val="both"/>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 xml:space="preserve">Due to inconsistent measures of regulatory stringency, scholars offer conflicting accounts about whether competing private governance initiatives “race to the bottom,” “ratchet up,” “converge,” or “diverge.” To remedy this, we offer a framework to distinguish three often-conflated measures: regulatory scope, prescriptiveness, and performance levels. We use our framework to compare competing U.S. forestry certification programs, one founded by environmental activists and their allies, the other by the American Forest &amp; Paper Association. We find “upward” but also divergent policy prescriptiveness, with the activist-founded program adding requirements that impose costs on firms and the industry-backed program mostly adding requirements with net benefits to the sector. These results are consistent with the hypothesis that industry-backed programs emphasize less costly types of stringency than activist-backed programs. Furthermore, we find several more nuanced patterns of change that previous scholarship </w:t>
      </w:r>
      <w:r w:rsidRPr="00170E24">
        <w:rPr>
          <w:rFonts w:ascii="Georgia" w:eastAsia="Times New Roman" w:hAnsi="Georgia" w:cs="Times New Roman"/>
          <w:color w:val="000000"/>
          <w:sz w:val="28"/>
          <w:szCs w:val="28"/>
        </w:rPr>
        <w:lastRenderedPageBreak/>
        <w:t>failed to anticipate, illustrating how disentangling types of stringency can improve theory building and testing.</w:t>
      </w:r>
    </w:p>
    <w:p w:rsidR="00170E24" w:rsidRPr="00170E24" w:rsidRDefault="00170E24" w:rsidP="00170E24">
      <w:pPr>
        <w:spacing w:before="320" w:after="240"/>
        <w:outlineLvl w:val="0"/>
        <w:rPr>
          <w:rFonts w:ascii="Georgia" w:eastAsia="Times New Roman" w:hAnsi="Georgia" w:cs="Times New Roman"/>
          <w:b/>
          <w:bCs/>
          <w:color w:val="000000"/>
          <w:kern w:val="36"/>
          <w:sz w:val="34"/>
          <w:szCs w:val="34"/>
        </w:rPr>
      </w:pPr>
      <w:r w:rsidRPr="00170E24">
        <w:rPr>
          <w:rFonts w:ascii="Georgia" w:eastAsia="Times New Roman" w:hAnsi="Georgia" w:cs="Times New Roman"/>
          <w:b/>
          <w:bCs/>
          <w:color w:val="000000"/>
          <w:kern w:val="36"/>
          <w:sz w:val="34"/>
          <w:szCs w:val="34"/>
        </w:rPr>
        <w:t>Keywords</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shd w:val="clear" w:color="auto" w:fill="F2F2F2"/>
        </w:rPr>
        <w:t>policy change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00"/>
          <w:sz w:val="28"/>
          <w:szCs w:val="28"/>
          <w:shd w:val="clear" w:color="auto" w:fill="F2F2F2"/>
        </w:rPr>
        <w:t>private authority</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00"/>
          <w:sz w:val="28"/>
          <w:szCs w:val="28"/>
          <w:shd w:val="clear" w:color="auto" w:fill="F2F2F2"/>
        </w:rPr>
        <w:t>certification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00"/>
          <w:sz w:val="28"/>
          <w:szCs w:val="28"/>
          <w:shd w:val="clear" w:color="auto" w:fill="F2F2F2"/>
        </w:rPr>
        <w:t>corporate social responsibility</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00"/>
          <w:sz w:val="28"/>
          <w:szCs w:val="28"/>
          <w:shd w:val="clear" w:color="auto" w:fill="F2F2F2"/>
        </w:rPr>
        <w:t>private governance</w:t>
      </w:r>
    </w:p>
    <w:p w:rsidR="00170E24" w:rsidRPr="00170E24" w:rsidRDefault="00170E24" w:rsidP="00170E24">
      <w:pPr>
        <w:shd w:val="clear" w:color="auto" w:fill="F0F0F0"/>
        <w:spacing w:after="100"/>
        <w:outlineLvl w:val="0"/>
        <w:rPr>
          <w:rFonts w:ascii="Georgia" w:eastAsia="Times New Roman" w:hAnsi="Georgia" w:cs="Times New Roman"/>
          <w:b/>
          <w:bCs/>
          <w:color w:val="000000"/>
          <w:kern w:val="36"/>
          <w:sz w:val="34"/>
          <w:szCs w:val="34"/>
        </w:rPr>
      </w:pPr>
      <w:r w:rsidRPr="00170E24">
        <w:rPr>
          <w:rFonts w:ascii="Georgia" w:eastAsia="Times New Roman" w:hAnsi="Georgia" w:cs="Times New Roman"/>
          <w:b/>
          <w:bCs/>
          <w:color w:val="000000"/>
          <w:kern w:val="36"/>
          <w:sz w:val="34"/>
          <w:szCs w:val="34"/>
        </w:rPr>
        <w:t>Introduction</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Private governance initiatives, such as product certification programs, have targeted farm and factory working conditions, greenhouse gas emissions, and fishery, mine, and forest management (</w:t>
      </w:r>
      <w:hyperlink r:id="rId11" w:anchor="bibr5" w:history="1">
        <w:r w:rsidRPr="00170E24">
          <w:rPr>
            <w:rFonts w:ascii="Georgia" w:eastAsia="Times New Roman" w:hAnsi="Georgia" w:cs="Times New Roman"/>
            <w:color w:val="0782C1"/>
            <w:sz w:val="28"/>
            <w:szCs w:val="28"/>
            <w:u w:val="single"/>
          </w:rPr>
          <w:t>Auld, 2014</w:t>
        </w:r>
      </w:hyperlink>
      <w:r w:rsidRPr="00170E24">
        <w:rPr>
          <w:rFonts w:ascii="Georgia" w:eastAsia="Times New Roman" w:hAnsi="Georgia" w:cs="Times New Roman"/>
          <w:color w:val="000000"/>
          <w:sz w:val="28"/>
          <w:szCs w:val="28"/>
        </w:rPr>
        <w:t>; </w:t>
      </w:r>
      <w:hyperlink r:id="rId12" w:anchor="bibr6" w:history="1">
        <w:r w:rsidRPr="00170E24">
          <w:rPr>
            <w:rFonts w:ascii="Georgia" w:eastAsia="Times New Roman" w:hAnsi="Georgia" w:cs="Times New Roman"/>
            <w:color w:val="0782C1"/>
            <w:sz w:val="28"/>
            <w:szCs w:val="28"/>
            <w:u w:val="single"/>
          </w:rPr>
          <w:t>Bartley, 2003</w:t>
        </w:r>
      </w:hyperlink>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"bibr13"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Bozzi</w:t>
      </w:r>
      <w:proofErr w:type="spellEnd"/>
      <w:r w:rsidRPr="00170E24">
        <w:rPr>
          <w:rFonts w:ascii="Georgia" w:eastAsia="Times New Roman" w:hAnsi="Georgia" w:cs="Times New Roman"/>
          <w:color w:val="0782C1"/>
          <w:sz w:val="28"/>
          <w:szCs w:val="28"/>
          <w:u w:val="single"/>
        </w:rPr>
        <w:t xml:space="preserve">, </w:t>
      </w:r>
      <w:proofErr w:type="spellStart"/>
      <w:r w:rsidRPr="00170E24">
        <w:rPr>
          <w:rFonts w:ascii="Georgia" w:eastAsia="Times New Roman" w:hAnsi="Georgia" w:cs="Times New Roman"/>
          <w:color w:val="0782C1"/>
          <w:sz w:val="28"/>
          <w:szCs w:val="28"/>
          <w:u w:val="single"/>
        </w:rPr>
        <w:t>Cashore</w:t>
      </w:r>
      <w:proofErr w:type="spellEnd"/>
      <w:r w:rsidRPr="00170E24">
        <w:rPr>
          <w:rFonts w:ascii="Georgia" w:eastAsia="Times New Roman" w:hAnsi="Georgia" w:cs="Times New Roman"/>
          <w:color w:val="0782C1"/>
          <w:sz w:val="28"/>
          <w:szCs w:val="28"/>
          <w:u w:val="single"/>
        </w:rPr>
        <w:t>, Levin, &amp; McDermott, 2012</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w:t>
      </w:r>
      <w:hyperlink r:id="rId13" w:anchor="bibr40" w:history="1">
        <w:r w:rsidRPr="00170E24">
          <w:rPr>
            <w:rFonts w:ascii="Georgia" w:eastAsia="Times New Roman" w:hAnsi="Georgia" w:cs="Times New Roman"/>
            <w:color w:val="0782C1"/>
            <w:sz w:val="28"/>
            <w:szCs w:val="28"/>
            <w:u w:val="single"/>
          </w:rPr>
          <w:t>Hudson &amp; Hudson, 2003</w:t>
        </w:r>
      </w:hyperlink>
      <w:r w:rsidRPr="00170E24">
        <w:rPr>
          <w:rFonts w:ascii="Georgia" w:eastAsia="Times New Roman" w:hAnsi="Georgia" w:cs="Times New Roman"/>
          <w:color w:val="000000"/>
          <w:sz w:val="28"/>
          <w:szCs w:val="28"/>
        </w:rPr>
        <w:t>; </w:t>
      </w:r>
      <w:hyperlink r:id="rId14" w:anchor="bibr67" w:history="1">
        <w:r w:rsidRPr="00170E24">
          <w:rPr>
            <w:rFonts w:ascii="Georgia" w:eastAsia="Times New Roman" w:hAnsi="Georgia" w:cs="Times New Roman"/>
            <w:color w:val="0782C1"/>
            <w:sz w:val="28"/>
            <w:szCs w:val="28"/>
            <w:u w:val="single"/>
          </w:rPr>
          <w:t xml:space="preserve">van der </w:t>
        </w:r>
        <w:proofErr w:type="spellStart"/>
        <w:r w:rsidRPr="00170E24">
          <w:rPr>
            <w:rFonts w:ascii="Georgia" w:eastAsia="Times New Roman" w:hAnsi="Georgia" w:cs="Times New Roman"/>
            <w:color w:val="0782C1"/>
            <w:sz w:val="28"/>
            <w:szCs w:val="28"/>
            <w:u w:val="single"/>
          </w:rPr>
          <w:t>Ven</w:t>
        </w:r>
        <w:proofErr w:type="spellEnd"/>
        <w:r w:rsidRPr="00170E24">
          <w:rPr>
            <w:rFonts w:ascii="Georgia" w:eastAsia="Times New Roman" w:hAnsi="Georgia" w:cs="Times New Roman"/>
            <w:color w:val="0782C1"/>
            <w:sz w:val="28"/>
            <w:szCs w:val="28"/>
            <w:u w:val="single"/>
          </w:rPr>
          <w:t>, 2015</w:t>
        </w:r>
      </w:hyperlink>
      <w:r w:rsidRPr="00170E24">
        <w:rPr>
          <w:rFonts w:ascii="Georgia" w:eastAsia="Times New Roman" w:hAnsi="Georgia" w:cs="Times New Roman"/>
          <w:color w:val="000000"/>
          <w:sz w:val="28"/>
          <w:szCs w:val="28"/>
        </w:rPr>
        <w:t>; </w:t>
      </w:r>
      <w:hyperlink r:id="rId15" w:anchor="bibr69" w:history="1">
        <w:r w:rsidRPr="00170E24">
          <w:rPr>
            <w:rFonts w:ascii="Georgia" w:eastAsia="Times New Roman" w:hAnsi="Georgia" w:cs="Times New Roman"/>
            <w:color w:val="0782C1"/>
            <w:sz w:val="28"/>
            <w:szCs w:val="28"/>
            <w:u w:val="single"/>
          </w:rPr>
          <w:t xml:space="preserve">Vince &amp; </w:t>
        </w:r>
        <w:proofErr w:type="spellStart"/>
        <w:r w:rsidRPr="00170E24">
          <w:rPr>
            <w:rFonts w:ascii="Georgia" w:eastAsia="Times New Roman" w:hAnsi="Georgia" w:cs="Times New Roman"/>
            <w:color w:val="0782C1"/>
            <w:sz w:val="28"/>
            <w:szCs w:val="28"/>
            <w:u w:val="single"/>
          </w:rPr>
          <w:t>Haward</w:t>
        </w:r>
        <w:proofErr w:type="spellEnd"/>
        <w:r w:rsidRPr="00170E24">
          <w:rPr>
            <w:rFonts w:ascii="Georgia" w:eastAsia="Times New Roman" w:hAnsi="Georgia" w:cs="Times New Roman"/>
            <w:color w:val="0782C1"/>
            <w:sz w:val="28"/>
            <w:szCs w:val="28"/>
            <w:u w:val="single"/>
          </w:rPr>
          <w:t>, 2017</w:t>
        </w:r>
      </w:hyperlink>
      <w:r w:rsidRPr="00170E24">
        <w:rPr>
          <w:rFonts w:ascii="Georgia" w:eastAsia="Times New Roman" w:hAnsi="Georgia" w:cs="Times New Roman"/>
          <w:color w:val="000000"/>
          <w:sz w:val="28"/>
          <w:szCs w:val="28"/>
        </w:rPr>
        <w:t>). Many of these programs were founded by activists who were dissatisfied with public regulations. Using tactics such as boycotts as “sticks” and brand-boosting praise as “carrots,” activists attempt to pressure companies to comply with certification programs that go beyond the requirements of public laws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"bibr15"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Cashore</w:t>
      </w:r>
      <w:proofErr w:type="spellEnd"/>
      <w:r w:rsidRPr="00170E24">
        <w:rPr>
          <w:rFonts w:ascii="Georgia" w:eastAsia="Times New Roman" w:hAnsi="Georgia" w:cs="Times New Roman"/>
          <w:color w:val="0782C1"/>
          <w:sz w:val="28"/>
          <w:szCs w:val="28"/>
          <w:u w:val="single"/>
        </w:rPr>
        <w:t>, 2002</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When buyers add certification criteria to their purchasing policies and contracts, those certification programs gain power to regulate how commodities are produced. Industry groups often resist these efforts at private (i.e., nonstate) regulation, in some cases launching competing certification programs to offer more “business-friendly” alternatives.</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Debates among supporters of activist-backed programs and industry-backed alternatives often center on the relative stringency of each program’s regulatory requirements. Compared with governments, which enjoy sovereign authority, it is especially vital for private organizations to achieve and maintain legitimacy in the eyes of both those they aim to empower and those they seek to regulate (</w:t>
      </w:r>
      <w:hyperlink r:id="rId16" w:anchor="bibr7" w:history="1">
        <w:r w:rsidRPr="00170E24">
          <w:rPr>
            <w:rFonts w:ascii="Georgia" w:eastAsia="Times New Roman" w:hAnsi="Georgia" w:cs="Times New Roman"/>
            <w:color w:val="0782C1"/>
            <w:sz w:val="28"/>
            <w:szCs w:val="28"/>
            <w:u w:val="single"/>
          </w:rPr>
          <w:t>Bartley, 2007</w:t>
        </w:r>
      </w:hyperlink>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"bibr11"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Bodansky</w:t>
      </w:r>
      <w:proofErr w:type="spellEnd"/>
      <w:r w:rsidRPr="00170E24">
        <w:rPr>
          <w:rFonts w:ascii="Georgia" w:eastAsia="Times New Roman" w:hAnsi="Georgia" w:cs="Times New Roman"/>
          <w:color w:val="0782C1"/>
          <w:sz w:val="28"/>
          <w:szCs w:val="28"/>
          <w:u w:val="single"/>
        </w:rPr>
        <w:t>, 1999</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"bibr15"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Cashore</w:t>
      </w:r>
      <w:proofErr w:type="spellEnd"/>
      <w:r w:rsidRPr="00170E24">
        <w:rPr>
          <w:rFonts w:ascii="Georgia" w:eastAsia="Times New Roman" w:hAnsi="Georgia" w:cs="Times New Roman"/>
          <w:color w:val="0782C1"/>
          <w:sz w:val="28"/>
          <w:szCs w:val="28"/>
          <w:u w:val="single"/>
        </w:rPr>
        <w:t>, 2002</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The stringency of program requirements is often central to evaluations of legitimacy, both positive and negative.</w:t>
      </w:r>
      <w:hyperlink r:id="rId17" w:anchor="fn1" w:history="1">
        <w:r w:rsidRPr="00170E24">
          <w:rPr>
            <w:rFonts w:ascii="Georgia" w:eastAsia="Times New Roman" w:hAnsi="Georgia" w:cs="Times New Roman"/>
            <w:color w:val="0782C1"/>
            <w:sz w:val="28"/>
            <w:szCs w:val="28"/>
            <w:u w:val="single"/>
            <w:vertAlign w:val="superscript"/>
          </w:rPr>
          <w:t>1</w:t>
        </w:r>
      </w:hyperlink>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Concepts of regulatory stringency are also at the center of conflicting theoretical and empirical claims from scholars across political science, economics, and sociology about the</w:t>
      </w:r>
      <w:del w:id="1" w:author="Unknown">
        <w:r w:rsidRPr="00170E24">
          <w:rPr>
            <w:rFonts w:ascii="Georgia" w:eastAsia="Times New Roman" w:hAnsi="Georgia" w:cs="Times New Roman"/>
            <w:color w:val="000000"/>
            <w:sz w:val="28"/>
            <w:szCs w:val="28"/>
          </w:rPr>
          <w:delText> potential</w:delText>
        </w:r>
      </w:del>
      <w:r w:rsidRPr="00170E24">
        <w:rPr>
          <w:rFonts w:ascii="Georgia" w:eastAsia="Times New Roman" w:hAnsi="Georgia" w:cs="Times New Roman"/>
          <w:color w:val="000000"/>
          <w:sz w:val="28"/>
          <w:szCs w:val="28"/>
        </w:rPr>
        <w:t> effects </w:t>
      </w:r>
      <w:del w:id="2" w:author="Unknown">
        <w:r w:rsidRPr="00170E24">
          <w:rPr>
            <w:rFonts w:ascii="Georgia" w:eastAsia="Times New Roman" w:hAnsi="Georgia" w:cs="Times New Roman"/>
            <w:color w:val="000000"/>
            <w:sz w:val="28"/>
            <w:szCs w:val="28"/>
          </w:rPr>
          <w:delText>of </w:delText>
        </w:r>
      </w:del>
      <w:r w:rsidRPr="00170E24">
        <w:rPr>
          <w:rFonts w:ascii="Georgia" w:eastAsia="Times New Roman" w:hAnsi="Georgia" w:cs="Times New Roman"/>
          <w:color w:val="000000"/>
          <w:sz w:val="28"/>
          <w:szCs w:val="28"/>
        </w:rPr>
        <w:t>these programs</w:t>
      </w:r>
      <w:ins w:id="3" w:author="Unknown">
        <w:r w:rsidRPr="00170E24">
          <w:rPr>
            <w:rFonts w:ascii="Georgia" w:eastAsia="Times New Roman" w:hAnsi="Georgia" w:cs="Times New Roman"/>
            <w:color w:val="000000"/>
            <w:sz w:val="28"/>
            <w:szCs w:val="28"/>
          </w:rPr>
          <w:t> may have</w:t>
        </w:r>
      </w:ins>
      <w:r w:rsidRPr="00170E24">
        <w:rPr>
          <w:rFonts w:ascii="Georgia" w:eastAsia="Times New Roman" w:hAnsi="Georgia" w:cs="Times New Roman"/>
          <w:color w:val="000000"/>
          <w:sz w:val="28"/>
          <w:szCs w:val="28"/>
        </w:rPr>
        <w:t xml:space="preserve"> and how and why they evolve. A key motivation behind this research is understanding whether social and market forces driving private regulations lead to similar patterns observed in public regulations, such as a “race to </w:t>
      </w:r>
      <w:r w:rsidRPr="00170E24">
        <w:rPr>
          <w:rFonts w:ascii="Georgia" w:eastAsia="Times New Roman" w:hAnsi="Georgia" w:cs="Times New Roman"/>
          <w:color w:val="000000"/>
          <w:sz w:val="28"/>
          <w:szCs w:val="28"/>
        </w:rPr>
        <w:lastRenderedPageBreak/>
        <w:t>the bottom” as governments attempt to attract capital, a “race to the middle” as shared expectations emerge, or a “race to the top” as companies operating in areas with more stringent regulations lobby to equalize requirements across jurisdictions (</w:t>
      </w:r>
      <w:hyperlink r:id="rId18" w:anchor="bibr9" w:history="1">
        <w:r w:rsidRPr="00170E24">
          <w:rPr>
            <w:rFonts w:ascii="Georgia" w:eastAsia="Times New Roman" w:hAnsi="Georgia" w:cs="Times New Roman"/>
            <w:color w:val="0782C1"/>
            <w:sz w:val="28"/>
            <w:szCs w:val="28"/>
            <w:u w:val="single"/>
          </w:rPr>
          <w:t>Berger &amp; Dore, 1996</w:t>
        </w:r>
      </w:hyperlink>
      <w:r w:rsidRPr="00170E24">
        <w:rPr>
          <w:rFonts w:ascii="Georgia" w:eastAsia="Times New Roman" w:hAnsi="Georgia" w:cs="Times New Roman"/>
          <w:color w:val="000000"/>
          <w:sz w:val="28"/>
          <w:szCs w:val="28"/>
        </w:rPr>
        <w:t>; </w:t>
      </w:r>
      <w:hyperlink r:id="rId19" w:anchor="bibr63" w:history="1">
        <w:r w:rsidRPr="00170E24">
          <w:rPr>
            <w:rFonts w:ascii="Georgia" w:eastAsia="Times New Roman" w:hAnsi="Georgia" w:cs="Times New Roman"/>
            <w:color w:val="0782C1"/>
            <w:sz w:val="28"/>
            <w:szCs w:val="28"/>
            <w:u w:val="single"/>
          </w:rPr>
          <w:t xml:space="preserve">Rodrik, Subramanian, &amp; </w:t>
        </w:r>
        <w:proofErr w:type="spellStart"/>
        <w:r w:rsidRPr="00170E24">
          <w:rPr>
            <w:rFonts w:ascii="Georgia" w:eastAsia="Times New Roman" w:hAnsi="Georgia" w:cs="Times New Roman"/>
            <w:color w:val="0782C1"/>
            <w:sz w:val="28"/>
            <w:szCs w:val="28"/>
            <w:u w:val="single"/>
          </w:rPr>
          <w:t>Trebbi</w:t>
        </w:r>
        <w:proofErr w:type="spellEnd"/>
        <w:r w:rsidRPr="00170E24">
          <w:rPr>
            <w:rFonts w:ascii="Georgia" w:eastAsia="Times New Roman" w:hAnsi="Georgia" w:cs="Times New Roman"/>
            <w:color w:val="0782C1"/>
            <w:sz w:val="28"/>
            <w:szCs w:val="28"/>
            <w:u w:val="single"/>
          </w:rPr>
          <w:t>, 2004</w:t>
        </w:r>
      </w:hyperlink>
      <w:r w:rsidRPr="00170E24">
        <w:rPr>
          <w:rFonts w:ascii="Georgia" w:eastAsia="Times New Roman" w:hAnsi="Georgia" w:cs="Times New Roman"/>
          <w:color w:val="000000"/>
          <w:sz w:val="28"/>
          <w:szCs w:val="28"/>
        </w:rPr>
        <w:t>; </w:t>
      </w:r>
      <w:hyperlink r:id="rId20" w:anchor="bibr70" w:history="1">
        <w:r w:rsidRPr="00170E24">
          <w:rPr>
            <w:rFonts w:ascii="Georgia" w:eastAsia="Times New Roman" w:hAnsi="Georgia" w:cs="Times New Roman"/>
            <w:color w:val="0782C1"/>
            <w:sz w:val="28"/>
            <w:szCs w:val="28"/>
            <w:u w:val="single"/>
          </w:rPr>
          <w:t>Vogel, 1995</w:t>
        </w:r>
      </w:hyperlink>
      <w:r w:rsidRPr="00170E24">
        <w:rPr>
          <w:rFonts w:ascii="Georgia" w:eastAsia="Times New Roman" w:hAnsi="Georgia" w:cs="Times New Roman"/>
          <w:color w:val="000000"/>
          <w:sz w:val="28"/>
          <w:szCs w:val="28"/>
        </w:rPr>
        <w:t>). Yet compared with public policy scholarship (</w:t>
      </w:r>
      <w:hyperlink r:id="rId21" w:anchor="bibr29" w:history="1">
        <w:r w:rsidRPr="00170E24">
          <w:rPr>
            <w:rFonts w:ascii="Georgia" w:eastAsia="Times New Roman" w:hAnsi="Georgia" w:cs="Times New Roman"/>
            <w:color w:val="0782C1"/>
            <w:sz w:val="28"/>
            <w:szCs w:val="28"/>
            <w:u w:val="single"/>
          </w:rPr>
          <w:t>Green-Pedersen, 2007</w:t>
        </w:r>
      </w:hyperlink>
      <w:r w:rsidRPr="00170E24">
        <w:rPr>
          <w:rFonts w:ascii="Georgia" w:eastAsia="Times New Roman" w:hAnsi="Georgia" w:cs="Times New Roman"/>
          <w:color w:val="000000"/>
          <w:sz w:val="28"/>
          <w:szCs w:val="28"/>
        </w:rPr>
        <w:t>; </w:t>
      </w:r>
      <w:hyperlink r:id="rId22" w:anchor="bibr32" w:history="1">
        <w:r w:rsidRPr="00170E24">
          <w:rPr>
            <w:rFonts w:ascii="Georgia" w:eastAsia="Times New Roman" w:hAnsi="Georgia" w:cs="Times New Roman"/>
            <w:color w:val="0782C1"/>
            <w:sz w:val="28"/>
            <w:szCs w:val="28"/>
            <w:u w:val="single"/>
          </w:rPr>
          <w:t>Hall, 1993</w:t>
        </w:r>
      </w:hyperlink>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"bibr38"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Howlett</w:t>
      </w:r>
      <w:proofErr w:type="spellEnd"/>
      <w:r w:rsidRPr="00170E24">
        <w:rPr>
          <w:rFonts w:ascii="Georgia" w:eastAsia="Times New Roman" w:hAnsi="Georgia" w:cs="Times New Roman"/>
          <w:color w:val="0782C1"/>
          <w:sz w:val="28"/>
          <w:szCs w:val="28"/>
          <w:u w:val="single"/>
        </w:rPr>
        <w:t xml:space="preserve"> &amp; </w:t>
      </w:r>
      <w:proofErr w:type="spellStart"/>
      <w:r w:rsidRPr="00170E24">
        <w:rPr>
          <w:rFonts w:ascii="Georgia" w:eastAsia="Times New Roman" w:hAnsi="Georgia" w:cs="Times New Roman"/>
          <w:color w:val="0782C1"/>
          <w:sz w:val="28"/>
          <w:szCs w:val="28"/>
          <w:u w:val="single"/>
        </w:rPr>
        <w:t>Cashore</w:t>
      </w:r>
      <w:proofErr w:type="spellEnd"/>
      <w:r w:rsidRPr="00170E24">
        <w:rPr>
          <w:rFonts w:ascii="Georgia" w:eastAsia="Times New Roman" w:hAnsi="Georgia" w:cs="Times New Roman"/>
          <w:color w:val="0782C1"/>
          <w:sz w:val="28"/>
          <w:szCs w:val="28"/>
          <w:u w:val="single"/>
        </w:rPr>
        <w:t>, 2014</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private governance scholarship gives much less attention to measuring and explaining policy change. This limited attention has led to seemingly contradictory empirical findings, hindering theory development and testing.</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To address this gap, we build on taxonomies from the public policy literature to offer a two-part framework to describe and compare regulations over time. Part 1 of this framework distinguishes three types of regulatory stringency: (1) How comprehensive is the scope of issues addressed? (2) How prescriptive are the requirements? (3) What are the specific levels of performance required? Part 2 offers a method to classify changes across programs, yielding nine possible patterns to describe both relative and absolute directions of policy change. This approach provides a common language to describe how various regulations in the same policy space may change over time. Such a systematic framework is especially important where multiple programs, backed by different coalitions, compete to exercise regulatory authority. Distinguishing among types of regulatory stringency and patterns of change will help researchers to develop hypotheses that are more conceptually precise and empirically tractable.</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We proceed in the following steps. The next section maps the different concepts and measures of regulatory stringency in existing private governance scholarship. The subsequent section details our framework for measuring regulatory stringency. The penultimate section applies the framework to compare competing certification programs in the U.S. forestry sector, arguably one of the most institutionalized forms of private regulation. The final section discusses the implications of our results for theory and outlines future research questions emerging from our findings.</w:t>
      </w:r>
    </w:p>
    <w:p w:rsidR="00170E24" w:rsidRPr="00170E24" w:rsidRDefault="00170E24" w:rsidP="00170E24">
      <w:pPr>
        <w:shd w:val="clear" w:color="auto" w:fill="F0F0F0"/>
        <w:spacing w:before="320" w:after="100"/>
        <w:outlineLvl w:val="0"/>
        <w:rPr>
          <w:rFonts w:ascii="Georgia" w:eastAsia="Times New Roman" w:hAnsi="Georgia" w:cs="Times New Roman"/>
          <w:b/>
          <w:bCs/>
          <w:color w:val="000000"/>
          <w:kern w:val="36"/>
          <w:sz w:val="34"/>
          <w:szCs w:val="34"/>
        </w:rPr>
      </w:pPr>
      <w:r w:rsidRPr="00170E24">
        <w:rPr>
          <w:rFonts w:ascii="Georgia" w:eastAsia="Times New Roman" w:hAnsi="Georgia" w:cs="Times New Roman"/>
          <w:b/>
          <w:bCs/>
          <w:color w:val="000000"/>
          <w:kern w:val="36"/>
          <w:sz w:val="34"/>
          <w:szCs w:val="34"/>
        </w:rPr>
        <w:t>Regulatory Stringency</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 xml:space="preserve">Measuring regulatory stringency is necessary to test theories about how policy content shapes activist support, market adoption, social or ecological </w:t>
      </w:r>
      <w:r w:rsidRPr="00170E24">
        <w:rPr>
          <w:rFonts w:ascii="Georgia" w:eastAsia="Times New Roman" w:hAnsi="Georgia" w:cs="Times New Roman"/>
          <w:color w:val="000000"/>
          <w:sz w:val="28"/>
          <w:szCs w:val="28"/>
        </w:rPr>
        <w:lastRenderedPageBreak/>
        <w:t>impacts, and how other programs respond (i.e., theories positing regulatory requirements as an explanatory variable). Measuring regulatory stringency is also necessary to assess</w:t>
      </w:r>
      <w:ins w:id="4" w:author="Microsoft Office User" w:date="2019-08-06T13:34:00Z">
        <w:r w:rsidR="00EA3A0A" w:rsidRPr="00EA3A0A">
          <w:rPr>
            <w:rFonts w:ascii="Georgia" w:eastAsia="Times New Roman" w:hAnsi="Georgia" w:cs="Times New Roman"/>
            <w:color w:val="000000"/>
            <w:sz w:val="28"/>
            <w:szCs w:val="28"/>
          </w:rPr>
          <w:t xml:space="preserve"> </w:t>
        </w:r>
        <w:r w:rsidR="00EA3A0A" w:rsidRPr="00170E24">
          <w:rPr>
            <w:rFonts w:ascii="Georgia" w:eastAsia="Times New Roman" w:hAnsi="Georgia" w:cs="Times New Roman"/>
            <w:color w:val="000000"/>
            <w:sz w:val="28"/>
            <w:szCs w:val="28"/>
          </w:rPr>
          <w:t>the reverse causal relationships: that is,</w:t>
        </w:r>
      </w:ins>
      <w:bookmarkStart w:id="5" w:name="_GoBack"/>
      <w:bookmarkEnd w:id="5"/>
      <w:r w:rsidRPr="00170E24">
        <w:rPr>
          <w:rFonts w:ascii="Georgia" w:eastAsia="Times New Roman" w:hAnsi="Georgia" w:cs="Times New Roman"/>
          <w:color w:val="000000"/>
          <w:sz w:val="28"/>
          <w:szCs w:val="28"/>
        </w:rPr>
        <w:t xml:space="preserve"> how activist campaigns, market forces, and competition among programs affect policy development and content (i.e., </w:t>
      </w:r>
      <w:ins w:id="6" w:author="Microsoft Office User" w:date="2019-08-06T13:23:00Z">
        <w:r w:rsidR="00847341" w:rsidRPr="00170E24">
          <w:rPr>
            <w:rFonts w:ascii="Georgia" w:eastAsia="Times New Roman" w:hAnsi="Georgia" w:cs="Times New Roman"/>
            <w:color w:val="000000"/>
            <w:sz w:val="28"/>
            <w:szCs w:val="28"/>
          </w:rPr>
          <w:t xml:space="preserve">theories </w:t>
        </w:r>
      </w:ins>
      <w:r w:rsidRPr="00170E24">
        <w:rPr>
          <w:rFonts w:ascii="Georgia" w:eastAsia="Times New Roman" w:hAnsi="Georgia" w:cs="Times New Roman"/>
          <w:color w:val="000000"/>
          <w:sz w:val="28"/>
          <w:szCs w:val="28"/>
        </w:rPr>
        <w:t>where regulatory requirements are the dependent variable).</w:t>
      </w:r>
    </w:p>
    <w:p w:rsidR="00170E24" w:rsidRPr="00170E24" w:rsidRDefault="00170E24" w:rsidP="00170E24">
      <w:pPr>
        <w:spacing w:before="100" w:beforeAutospacing="1" w:after="100" w:afterAutospacing="1"/>
        <w:outlineLvl w:val="1"/>
        <w:rPr>
          <w:rFonts w:ascii="Georgia" w:eastAsia="Times New Roman" w:hAnsi="Georgia" w:cs="Times New Roman"/>
          <w:i/>
          <w:iCs/>
          <w:color w:val="000000"/>
          <w:sz w:val="34"/>
          <w:szCs w:val="34"/>
        </w:rPr>
      </w:pPr>
      <w:r w:rsidRPr="00170E24">
        <w:rPr>
          <w:rFonts w:ascii="Georgia" w:eastAsia="Times New Roman" w:hAnsi="Georgia" w:cs="Times New Roman"/>
          <w:i/>
          <w:iCs/>
          <w:color w:val="000000"/>
          <w:sz w:val="34"/>
          <w:szCs w:val="34"/>
        </w:rPr>
        <w:t>Stringency as an Explanatory Variable</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Scholars who study how private regulations gain legitimacy, trust, or support from various audiences posit that regulatory stringency is a key variable for explaining these outcomes. For example, </w:t>
      </w:r>
      <w:hyperlink r:id="rId23" w:anchor="bibr48" w:history="1">
        <w:r w:rsidRPr="00170E24">
          <w:rPr>
            <w:rFonts w:ascii="Georgia" w:eastAsia="Times New Roman" w:hAnsi="Georgia" w:cs="Times New Roman"/>
            <w:color w:val="0782C1"/>
            <w:sz w:val="28"/>
            <w:szCs w:val="28"/>
            <w:u w:val="single"/>
          </w:rPr>
          <w:t>McDermott (2012)</w:t>
        </w:r>
      </w:hyperlink>
      <w:r w:rsidRPr="00170E24">
        <w:rPr>
          <w:rFonts w:ascii="Georgia" w:eastAsia="Times New Roman" w:hAnsi="Georgia" w:cs="Times New Roman"/>
          <w:color w:val="000000"/>
          <w:sz w:val="28"/>
          <w:szCs w:val="28"/>
        </w:rPr>
        <w:t> argues that stringency may reduce trust by mandating formulaic, top-down approaches. Perceived stringency may increase market demand for certified products (</w:t>
      </w:r>
      <w:hyperlink r:id="rId24" w:anchor="bibr4" w:history="1">
        <w:r w:rsidRPr="00170E24">
          <w:rPr>
            <w:rFonts w:ascii="Georgia" w:eastAsia="Times New Roman" w:hAnsi="Georgia" w:cs="Times New Roman"/>
            <w:color w:val="0782C1"/>
            <w:sz w:val="28"/>
            <w:szCs w:val="28"/>
            <w:u w:val="single"/>
          </w:rPr>
          <w:t>Atkinson &amp; Rosenthal, 2014</w:t>
        </w:r>
      </w:hyperlink>
      <w:r w:rsidRPr="00170E24">
        <w:rPr>
          <w:rFonts w:ascii="Georgia" w:eastAsia="Times New Roman" w:hAnsi="Georgia" w:cs="Times New Roman"/>
          <w:color w:val="000000"/>
          <w:sz w:val="28"/>
          <w:szCs w:val="28"/>
        </w:rPr>
        <w:t>) but may also reduce adoption by firms (</w:t>
      </w:r>
      <w:hyperlink r:id="rId25" w:anchor="bibr60" w:history="1">
        <w:r w:rsidRPr="00170E24">
          <w:rPr>
            <w:rFonts w:ascii="Georgia" w:eastAsia="Times New Roman" w:hAnsi="Georgia" w:cs="Times New Roman"/>
            <w:color w:val="0782C1"/>
            <w:sz w:val="28"/>
            <w:szCs w:val="28"/>
            <w:u w:val="single"/>
          </w:rPr>
          <w:t>Prado, 2013</w:t>
        </w:r>
      </w:hyperlink>
      <w:r w:rsidRPr="00170E24">
        <w:rPr>
          <w:rFonts w:ascii="Georgia" w:eastAsia="Times New Roman" w:hAnsi="Georgia" w:cs="Times New Roman"/>
          <w:color w:val="000000"/>
          <w:sz w:val="28"/>
          <w:szCs w:val="28"/>
        </w:rPr>
        <w:t>). Changes in stringency that disadvantage some firms or groups may catalyze these actors to create alternative private regulatory programs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"bibr50"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Meidinger</w:t>
      </w:r>
      <w:proofErr w:type="spellEnd"/>
      <w:r w:rsidRPr="00170E24">
        <w:rPr>
          <w:rFonts w:ascii="Georgia" w:eastAsia="Times New Roman" w:hAnsi="Georgia" w:cs="Times New Roman"/>
          <w:color w:val="0782C1"/>
          <w:sz w:val="28"/>
          <w:szCs w:val="28"/>
          <w:u w:val="single"/>
        </w:rPr>
        <w:t>, 2003</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Alternatively, those disadvantaged by changes to private regulation may then opt to pursue their aims through public policy (</w:t>
      </w:r>
      <w:hyperlink r:id="rId26" w:anchor="bibr71" w:history="1">
        <w:r w:rsidRPr="00170E24">
          <w:rPr>
            <w:rFonts w:ascii="Georgia" w:eastAsia="Times New Roman" w:hAnsi="Georgia" w:cs="Times New Roman"/>
            <w:color w:val="0782C1"/>
            <w:sz w:val="28"/>
            <w:szCs w:val="28"/>
            <w:u w:val="single"/>
          </w:rPr>
          <w:t>Weimer, 2006</w:t>
        </w:r>
      </w:hyperlink>
      <w:r w:rsidRPr="00170E24">
        <w:rPr>
          <w:rFonts w:ascii="Georgia" w:eastAsia="Times New Roman" w:hAnsi="Georgia" w:cs="Times New Roman"/>
          <w:color w:val="000000"/>
          <w:sz w:val="28"/>
          <w:szCs w:val="28"/>
        </w:rPr>
        <w:t>). Such outcomes would be consistent with broader findings from literatures on “corporate social responsibility” initiatives</w:t>
      </w:r>
      <w:del w:id="7" w:author="Microsoft Office User" w:date="2019-08-06T13:25:00Z">
        <w:r w:rsidRPr="00170E24" w:rsidDel="00847341">
          <w:rPr>
            <w:rFonts w:ascii="Georgia" w:eastAsia="Times New Roman" w:hAnsi="Georgia" w:cs="Times New Roman"/>
            <w:color w:val="000000"/>
            <w:sz w:val="28"/>
            <w:szCs w:val="28"/>
          </w:rPr>
          <w:delText>, such as environmental management systems, industry codes of conduct, and third-party certification programs</w:delText>
        </w:r>
      </w:del>
      <w:r w:rsidRPr="00170E24">
        <w:rPr>
          <w:rFonts w:ascii="Georgia" w:eastAsia="Times New Roman" w:hAnsi="Georgia" w:cs="Times New Roman"/>
          <w:color w:val="000000"/>
          <w:sz w:val="28"/>
          <w:szCs w:val="28"/>
        </w:rPr>
        <w:t xml:space="preserve">, which find that </w:t>
      </w:r>
      <w:ins w:id="8" w:author="Microsoft Office User" w:date="2019-08-06T13:25:00Z">
        <w:r w:rsidR="00847341">
          <w:rPr>
            <w:rFonts w:ascii="Georgia" w:eastAsia="Times New Roman" w:hAnsi="Georgia" w:cs="Times New Roman"/>
            <w:color w:val="000000"/>
            <w:sz w:val="28"/>
            <w:szCs w:val="28"/>
          </w:rPr>
          <w:t xml:space="preserve">businesses are less likely to adopt </w:t>
        </w:r>
      </w:ins>
      <w:r w:rsidRPr="00170E24">
        <w:rPr>
          <w:rFonts w:ascii="Georgia" w:eastAsia="Times New Roman" w:hAnsi="Georgia" w:cs="Times New Roman"/>
          <w:color w:val="000000"/>
          <w:sz w:val="28"/>
          <w:szCs w:val="28"/>
        </w:rPr>
        <w:t xml:space="preserve">more costly requirements </w:t>
      </w:r>
      <w:del w:id="9" w:author="Microsoft Office User" w:date="2019-08-06T13:26:00Z">
        <w:r w:rsidRPr="00170E24" w:rsidDel="00847341">
          <w:rPr>
            <w:rFonts w:ascii="Georgia" w:eastAsia="Times New Roman" w:hAnsi="Georgia" w:cs="Times New Roman"/>
            <w:color w:val="000000"/>
            <w:sz w:val="28"/>
            <w:szCs w:val="28"/>
          </w:rPr>
          <w:delText xml:space="preserve">are less likely to be adopted </w:delText>
        </w:r>
      </w:del>
      <w:r w:rsidRPr="00170E24">
        <w:rPr>
          <w:rFonts w:ascii="Georgia" w:eastAsia="Times New Roman" w:hAnsi="Georgia" w:cs="Times New Roman"/>
          <w:color w:val="000000"/>
          <w:sz w:val="28"/>
          <w:szCs w:val="28"/>
        </w:rPr>
        <w:t>(</w:t>
      </w:r>
      <w:hyperlink r:id="rId27" w:anchor="bibr20" w:history="1">
        <w:r w:rsidRPr="00170E24">
          <w:rPr>
            <w:rFonts w:ascii="Georgia" w:eastAsia="Times New Roman" w:hAnsi="Georgia" w:cs="Times New Roman"/>
            <w:color w:val="0782C1"/>
            <w:sz w:val="28"/>
            <w:szCs w:val="28"/>
            <w:u w:val="single"/>
          </w:rPr>
          <w:t>Delmas &amp; Montiel, 2008</w:t>
        </w:r>
      </w:hyperlink>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"bibr42"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Kollman</w:t>
      </w:r>
      <w:proofErr w:type="spellEnd"/>
      <w:r w:rsidRPr="00170E24">
        <w:rPr>
          <w:rFonts w:ascii="Georgia" w:eastAsia="Times New Roman" w:hAnsi="Georgia" w:cs="Times New Roman"/>
          <w:color w:val="0782C1"/>
          <w:sz w:val="28"/>
          <w:szCs w:val="28"/>
          <w:u w:val="single"/>
        </w:rPr>
        <w:t xml:space="preserve"> &amp; Prakash, 2001</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w:t>
      </w:r>
      <w:hyperlink r:id="rId28" w:anchor="bibr46" w:history="1">
        <w:r w:rsidRPr="00170E24">
          <w:rPr>
            <w:rFonts w:ascii="Georgia" w:eastAsia="Times New Roman" w:hAnsi="Georgia" w:cs="Times New Roman"/>
            <w:color w:val="0782C1"/>
            <w:sz w:val="28"/>
            <w:szCs w:val="28"/>
            <w:u w:val="single"/>
          </w:rPr>
          <w:t>Lyon &amp; Maxwell, 2008</w:t>
        </w:r>
      </w:hyperlink>
      <w:r w:rsidRPr="00170E24">
        <w:rPr>
          <w:rFonts w:ascii="Georgia" w:eastAsia="Times New Roman" w:hAnsi="Georgia" w:cs="Times New Roman"/>
          <w:color w:val="000000"/>
          <w:sz w:val="28"/>
          <w:szCs w:val="28"/>
        </w:rPr>
        <w:t>).</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The effects of stringency on trust, legitimacy, compliance cost, and adoption matter because understanding the likely future impact of private regulations “on the ground” requires understanding their evolutionary trajectories (</w:t>
      </w:r>
      <w:hyperlink r:id="rId29" w:anchor="bibr68" w:history="1">
        <w:r w:rsidRPr="00170E24">
          <w:rPr>
            <w:rFonts w:ascii="Georgia" w:eastAsia="Times New Roman" w:hAnsi="Georgia" w:cs="Times New Roman"/>
            <w:color w:val="0782C1"/>
            <w:sz w:val="28"/>
            <w:szCs w:val="28"/>
            <w:u w:val="single"/>
          </w:rPr>
          <w:t xml:space="preserve">van der </w:t>
        </w:r>
        <w:proofErr w:type="spellStart"/>
        <w:r w:rsidRPr="00170E24">
          <w:rPr>
            <w:rFonts w:ascii="Georgia" w:eastAsia="Times New Roman" w:hAnsi="Georgia" w:cs="Times New Roman"/>
            <w:color w:val="0782C1"/>
            <w:sz w:val="28"/>
            <w:szCs w:val="28"/>
            <w:u w:val="single"/>
          </w:rPr>
          <w:t>Ven</w:t>
        </w:r>
        <w:proofErr w:type="spellEnd"/>
        <w:r w:rsidRPr="00170E24">
          <w:rPr>
            <w:rFonts w:ascii="Georgia" w:eastAsia="Times New Roman" w:hAnsi="Georgia" w:cs="Times New Roman"/>
            <w:color w:val="0782C1"/>
            <w:sz w:val="28"/>
            <w:szCs w:val="28"/>
            <w:u w:val="single"/>
          </w:rPr>
          <w:t xml:space="preserve">, Rothacker, &amp; </w:t>
        </w:r>
        <w:proofErr w:type="spellStart"/>
        <w:r w:rsidRPr="00170E24">
          <w:rPr>
            <w:rFonts w:ascii="Georgia" w:eastAsia="Times New Roman" w:hAnsi="Georgia" w:cs="Times New Roman"/>
            <w:color w:val="0782C1"/>
            <w:sz w:val="28"/>
            <w:szCs w:val="28"/>
            <w:u w:val="single"/>
          </w:rPr>
          <w:t>Cashore</w:t>
        </w:r>
        <w:proofErr w:type="spellEnd"/>
        <w:r w:rsidRPr="00170E24">
          <w:rPr>
            <w:rFonts w:ascii="Georgia" w:eastAsia="Times New Roman" w:hAnsi="Georgia" w:cs="Times New Roman"/>
            <w:color w:val="0782C1"/>
            <w:sz w:val="28"/>
            <w:szCs w:val="28"/>
            <w:u w:val="single"/>
          </w:rPr>
          <w:t>, 2018</w:t>
        </w:r>
      </w:hyperlink>
      <w:r w:rsidRPr="00170E24">
        <w:rPr>
          <w:rFonts w:ascii="Georgia" w:eastAsia="Times New Roman" w:hAnsi="Georgia" w:cs="Times New Roman"/>
          <w:color w:val="000000"/>
          <w:sz w:val="28"/>
          <w:szCs w:val="28"/>
        </w:rPr>
        <w:t>). Even activist-backed programs that establish stringent requirements on one issue at one point in time may not do so on other issues and at other times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"bibr43"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LeBaron</w:t>
      </w:r>
      <w:proofErr w:type="spellEnd"/>
      <w:r w:rsidRPr="00170E24">
        <w:rPr>
          <w:rFonts w:ascii="Georgia" w:eastAsia="Times New Roman" w:hAnsi="Georgia" w:cs="Times New Roman"/>
          <w:color w:val="0782C1"/>
          <w:sz w:val="28"/>
          <w:szCs w:val="28"/>
          <w:u w:val="single"/>
        </w:rPr>
        <w:t xml:space="preserve"> &amp; Burgoon, 2018</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Nuanced gaps in otherwise stringent private regulations may also explain their lack of success in addressing problems such as deforestation (</w:t>
      </w:r>
      <w:hyperlink r:id="rId30" w:anchor="bibr68" w:history="1">
        <w:r w:rsidRPr="00170E24">
          <w:rPr>
            <w:rFonts w:ascii="Georgia" w:eastAsia="Times New Roman" w:hAnsi="Georgia" w:cs="Times New Roman"/>
            <w:color w:val="0782C1"/>
            <w:sz w:val="28"/>
            <w:szCs w:val="28"/>
            <w:u w:val="single"/>
          </w:rPr>
          <w:t xml:space="preserve">van der </w:t>
        </w:r>
        <w:proofErr w:type="spellStart"/>
        <w:r w:rsidRPr="00170E24">
          <w:rPr>
            <w:rFonts w:ascii="Georgia" w:eastAsia="Times New Roman" w:hAnsi="Georgia" w:cs="Times New Roman"/>
            <w:color w:val="0782C1"/>
            <w:sz w:val="28"/>
            <w:szCs w:val="28"/>
            <w:u w:val="single"/>
          </w:rPr>
          <w:t>Ven</w:t>
        </w:r>
        <w:proofErr w:type="spellEnd"/>
        <w:r w:rsidRPr="00170E24">
          <w:rPr>
            <w:rFonts w:ascii="Georgia" w:eastAsia="Times New Roman" w:hAnsi="Georgia" w:cs="Times New Roman"/>
            <w:color w:val="0782C1"/>
            <w:sz w:val="28"/>
            <w:szCs w:val="28"/>
            <w:u w:val="single"/>
          </w:rPr>
          <w:t xml:space="preserve"> et al., 2018</w:t>
        </w:r>
      </w:hyperlink>
      <w:r w:rsidRPr="00170E24">
        <w:rPr>
          <w:rFonts w:ascii="Georgia" w:eastAsia="Times New Roman" w:hAnsi="Georgia" w:cs="Times New Roman"/>
          <w:color w:val="000000"/>
          <w:sz w:val="28"/>
          <w:szCs w:val="28"/>
        </w:rPr>
        <w:t>). Together, these studies suggest that changes in regulatory stringency </w:t>
      </w:r>
      <w:r w:rsidRPr="00170E24">
        <w:rPr>
          <w:rFonts w:ascii="Georgia" w:eastAsia="Times New Roman" w:hAnsi="Georgia" w:cs="Times New Roman"/>
          <w:i/>
          <w:iCs/>
          <w:color w:val="000000"/>
          <w:sz w:val="28"/>
          <w:szCs w:val="28"/>
        </w:rPr>
        <w:t>may</w:t>
      </w:r>
      <w:r w:rsidRPr="00170E24">
        <w:rPr>
          <w:rFonts w:ascii="Georgia" w:eastAsia="Times New Roman" w:hAnsi="Georgia" w:cs="Times New Roman"/>
          <w:color w:val="000000"/>
          <w:sz w:val="28"/>
          <w:szCs w:val="28"/>
        </w:rPr>
        <w:t xml:space="preserve"> have a wide range of effects. To assess these theories, </w:t>
      </w:r>
      <w:ins w:id="10" w:author="Microsoft Office User" w:date="2019-08-06T13:27:00Z">
        <w:r w:rsidR="00847341">
          <w:rPr>
            <w:rFonts w:ascii="Georgia" w:eastAsia="Times New Roman" w:hAnsi="Georgia" w:cs="Times New Roman"/>
            <w:color w:val="000000"/>
            <w:sz w:val="28"/>
            <w:szCs w:val="28"/>
          </w:rPr>
          <w:t>scholars</w:t>
        </w:r>
      </w:ins>
      <w:del w:id="11" w:author="Microsoft Office User" w:date="2019-08-06T13:27:00Z">
        <w:r w:rsidRPr="00170E24" w:rsidDel="00847341">
          <w:rPr>
            <w:rFonts w:ascii="Georgia" w:eastAsia="Times New Roman" w:hAnsi="Georgia" w:cs="Times New Roman"/>
            <w:color w:val="000000"/>
            <w:sz w:val="28"/>
            <w:szCs w:val="28"/>
          </w:rPr>
          <w:delText>we</w:delText>
        </w:r>
      </w:del>
      <w:r w:rsidRPr="00170E24">
        <w:rPr>
          <w:rFonts w:ascii="Georgia" w:eastAsia="Times New Roman" w:hAnsi="Georgia" w:cs="Times New Roman"/>
          <w:color w:val="000000"/>
          <w:sz w:val="28"/>
          <w:szCs w:val="28"/>
        </w:rPr>
        <w:t xml:space="preserve"> must define and measure </w:t>
      </w:r>
      <w:ins w:id="12" w:author="Microsoft Office User" w:date="2019-08-06T13:27:00Z">
        <w:r w:rsidR="00847341">
          <w:rPr>
            <w:rFonts w:ascii="Georgia" w:eastAsia="Times New Roman" w:hAnsi="Georgia" w:cs="Times New Roman"/>
            <w:color w:val="000000"/>
            <w:sz w:val="28"/>
            <w:szCs w:val="28"/>
          </w:rPr>
          <w:t xml:space="preserve">regulatory </w:t>
        </w:r>
      </w:ins>
      <w:r w:rsidRPr="00170E24">
        <w:rPr>
          <w:rFonts w:ascii="Georgia" w:eastAsia="Times New Roman" w:hAnsi="Georgia" w:cs="Times New Roman"/>
          <w:color w:val="000000"/>
          <w:sz w:val="28"/>
          <w:szCs w:val="28"/>
        </w:rPr>
        <w:t>stringency as an explanatory variable.</w:t>
      </w:r>
    </w:p>
    <w:p w:rsidR="00170E24" w:rsidRPr="00170E24" w:rsidRDefault="00170E24" w:rsidP="00170E24">
      <w:pPr>
        <w:spacing w:before="100" w:beforeAutospacing="1" w:after="100" w:afterAutospacing="1"/>
        <w:outlineLvl w:val="1"/>
        <w:rPr>
          <w:rFonts w:ascii="Georgia" w:eastAsia="Times New Roman" w:hAnsi="Georgia" w:cs="Times New Roman"/>
          <w:i/>
          <w:iCs/>
          <w:color w:val="000000"/>
          <w:sz w:val="34"/>
          <w:szCs w:val="34"/>
        </w:rPr>
      </w:pPr>
      <w:r w:rsidRPr="00170E24">
        <w:rPr>
          <w:rFonts w:ascii="Georgia" w:eastAsia="Times New Roman" w:hAnsi="Georgia" w:cs="Times New Roman"/>
          <w:i/>
          <w:iCs/>
          <w:color w:val="000000"/>
          <w:sz w:val="34"/>
          <w:szCs w:val="34"/>
        </w:rPr>
        <w:t>Stringency as the Dependent Variable</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lastRenderedPageBreak/>
        <w:t xml:space="preserve">Regulatory stringency is also a key variable in studies of </w:t>
      </w:r>
      <w:del w:id="13" w:author="Microsoft Office User" w:date="2019-08-06T13:33:00Z">
        <w:r w:rsidRPr="00170E24" w:rsidDel="00EA3A0A">
          <w:rPr>
            <w:rFonts w:ascii="Georgia" w:eastAsia="Times New Roman" w:hAnsi="Georgia" w:cs="Times New Roman"/>
            <w:color w:val="000000"/>
            <w:sz w:val="28"/>
            <w:szCs w:val="28"/>
          </w:rPr>
          <w:delText xml:space="preserve">the reverse causal relationships: that is, </w:delText>
        </w:r>
      </w:del>
      <w:r w:rsidRPr="00170E24">
        <w:rPr>
          <w:rFonts w:ascii="Georgia" w:eastAsia="Times New Roman" w:hAnsi="Georgia" w:cs="Times New Roman"/>
          <w:color w:val="000000"/>
          <w:sz w:val="28"/>
          <w:szCs w:val="28"/>
        </w:rPr>
        <w:t>how ideological, economic, political, and social forces shape and constrain policy content (</w:t>
      </w:r>
      <w:hyperlink r:id="rId31" w:anchor="bibr6" w:history="1">
        <w:r w:rsidRPr="00170E24">
          <w:rPr>
            <w:rFonts w:ascii="Georgia" w:eastAsia="Times New Roman" w:hAnsi="Georgia" w:cs="Times New Roman"/>
            <w:color w:val="0782C1"/>
            <w:sz w:val="28"/>
            <w:szCs w:val="28"/>
            <w:u w:val="single"/>
          </w:rPr>
          <w:t>Bartley, 2003</w:t>
        </w:r>
      </w:hyperlink>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"bibr16"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Cashore</w:t>
      </w:r>
      <w:proofErr w:type="spellEnd"/>
      <w:r w:rsidRPr="00170E24">
        <w:rPr>
          <w:rFonts w:ascii="Georgia" w:eastAsia="Times New Roman" w:hAnsi="Georgia" w:cs="Times New Roman"/>
          <w:color w:val="0782C1"/>
          <w:sz w:val="28"/>
          <w:szCs w:val="28"/>
          <w:u w:val="single"/>
        </w:rPr>
        <w:t>, Auld, &amp; Newsom, 2004</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w:t>
      </w:r>
      <w:hyperlink r:id="rId32" w:anchor="bibr23" w:history="1">
        <w:r w:rsidRPr="00170E24">
          <w:rPr>
            <w:rFonts w:ascii="Georgia" w:eastAsia="Times New Roman" w:hAnsi="Georgia" w:cs="Times New Roman"/>
            <w:color w:val="0782C1"/>
            <w:sz w:val="28"/>
            <w:szCs w:val="28"/>
            <w:u w:val="single"/>
          </w:rPr>
          <w:t>Fischer &amp; Lyon, 2014</w:t>
        </w:r>
      </w:hyperlink>
      <w:r w:rsidRPr="00170E24">
        <w:rPr>
          <w:rFonts w:ascii="Georgia" w:eastAsia="Times New Roman" w:hAnsi="Georgia" w:cs="Times New Roman"/>
          <w:color w:val="000000"/>
          <w:sz w:val="28"/>
          <w:szCs w:val="28"/>
        </w:rPr>
        <w:t>). Scholars theorize that various forces either promote or hinder stringent regulation. For example, ideas about the political responsibilities of businesses shape both activist demands for private governance and firms’ responses to private governance efforts (</w:t>
      </w:r>
      <w:hyperlink r:id="rId33" w:anchor="bibr6" w:history="1">
        <w:r w:rsidRPr="00170E24">
          <w:rPr>
            <w:rFonts w:ascii="Georgia" w:eastAsia="Times New Roman" w:hAnsi="Georgia" w:cs="Times New Roman"/>
            <w:color w:val="0782C1"/>
            <w:sz w:val="28"/>
            <w:szCs w:val="28"/>
            <w:u w:val="single"/>
          </w:rPr>
          <w:t>Bartley, 2003</w:t>
        </w:r>
      </w:hyperlink>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"bibr21"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Djelic</w:t>
      </w:r>
      <w:proofErr w:type="spellEnd"/>
      <w:r w:rsidRPr="00170E24">
        <w:rPr>
          <w:rFonts w:ascii="Georgia" w:eastAsia="Times New Roman" w:hAnsi="Georgia" w:cs="Times New Roman"/>
          <w:color w:val="0782C1"/>
          <w:sz w:val="28"/>
          <w:szCs w:val="28"/>
          <w:u w:val="single"/>
        </w:rPr>
        <w:t xml:space="preserve"> &amp; </w:t>
      </w:r>
      <w:proofErr w:type="spellStart"/>
      <w:r w:rsidRPr="00170E24">
        <w:rPr>
          <w:rFonts w:ascii="Georgia" w:eastAsia="Times New Roman" w:hAnsi="Georgia" w:cs="Times New Roman"/>
          <w:color w:val="0782C1"/>
          <w:sz w:val="28"/>
          <w:szCs w:val="28"/>
          <w:u w:val="single"/>
        </w:rPr>
        <w:t>Etchanchu</w:t>
      </w:r>
      <w:proofErr w:type="spellEnd"/>
      <w:r w:rsidRPr="00170E24">
        <w:rPr>
          <w:rFonts w:ascii="Georgia" w:eastAsia="Times New Roman" w:hAnsi="Georgia" w:cs="Times New Roman"/>
          <w:color w:val="0782C1"/>
          <w:sz w:val="28"/>
          <w:szCs w:val="28"/>
          <w:u w:val="single"/>
        </w:rPr>
        <w:t>, 2017</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These different ideas are then embodied in more or less stringent policies depending on which coalitions gain rulemaking authority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"bibr12"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Botzem</w:t>
      </w:r>
      <w:proofErr w:type="spellEnd"/>
      <w:r w:rsidRPr="00170E24">
        <w:rPr>
          <w:rFonts w:ascii="Georgia" w:eastAsia="Times New Roman" w:hAnsi="Georgia" w:cs="Times New Roman"/>
          <w:color w:val="0782C1"/>
          <w:sz w:val="28"/>
          <w:szCs w:val="28"/>
          <w:u w:val="single"/>
        </w:rPr>
        <w:t xml:space="preserve"> &amp; </w:t>
      </w:r>
      <w:proofErr w:type="spellStart"/>
      <w:r w:rsidRPr="00170E24">
        <w:rPr>
          <w:rFonts w:ascii="Georgia" w:eastAsia="Times New Roman" w:hAnsi="Georgia" w:cs="Times New Roman"/>
          <w:color w:val="0782C1"/>
          <w:sz w:val="28"/>
          <w:szCs w:val="28"/>
          <w:u w:val="single"/>
        </w:rPr>
        <w:t>Dobusch</w:t>
      </w:r>
      <w:proofErr w:type="spellEnd"/>
      <w:r w:rsidRPr="00170E24">
        <w:rPr>
          <w:rFonts w:ascii="Georgia" w:eastAsia="Times New Roman" w:hAnsi="Georgia" w:cs="Times New Roman"/>
          <w:color w:val="0782C1"/>
          <w:sz w:val="28"/>
          <w:szCs w:val="28"/>
          <w:u w:val="single"/>
        </w:rPr>
        <w:t>, 2012</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w:t>
      </w:r>
      <w:hyperlink r:id="rId34" w:anchor="bibr39" w:history="1">
        <w:r w:rsidRPr="00170E24">
          <w:rPr>
            <w:rFonts w:ascii="Georgia" w:eastAsia="Times New Roman" w:hAnsi="Georgia" w:cs="Times New Roman"/>
            <w:color w:val="0782C1"/>
            <w:sz w:val="28"/>
            <w:szCs w:val="28"/>
            <w:u w:val="single"/>
          </w:rPr>
          <w:t>Hsueh &amp; Prakash, 2012</w:t>
        </w:r>
      </w:hyperlink>
      <w:r w:rsidRPr="00170E24">
        <w:rPr>
          <w:rFonts w:ascii="Georgia" w:eastAsia="Times New Roman" w:hAnsi="Georgia" w:cs="Times New Roman"/>
          <w:color w:val="000000"/>
          <w:sz w:val="28"/>
          <w:szCs w:val="28"/>
        </w:rPr>
        <w:t>). </w:t>
      </w:r>
      <w:hyperlink r:id="rId35" w:anchor="bibr6" w:history="1">
        <w:r w:rsidRPr="00170E24">
          <w:rPr>
            <w:rFonts w:ascii="Georgia" w:eastAsia="Times New Roman" w:hAnsi="Georgia" w:cs="Times New Roman"/>
            <w:color w:val="0782C1"/>
            <w:sz w:val="28"/>
            <w:szCs w:val="28"/>
            <w:u w:val="single"/>
          </w:rPr>
          <w:t>Bartley (2003)</w:t>
        </w:r>
      </w:hyperlink>
      <w:r w:rsidRPr="00170E24">
        <w:rPr>
          <w:rFonts w:ascii="Georgia" w:eastAsia="Times New Roman" w:hAnsi="Georgia" w:cs="Times New Roman"/>
          <w:color w:val="000000"/>
          <w:sz w:val="28"/>
          <w:szCs w:val="28"/>
        </w:rPr>
        <w:t> finds private regulations emerging when social movements target companies with tactics that aim to redirect, rather than challenge, neoliberal ideas. Others find private regulations arising from collective action by industry to preempt or replace more stringent government regulations (</w:t>
      </w:r>
      <w:hyperlink r:id="rId36" w:anchor="bibr7" w:history="1">
        <w:r w:rsidRPr="00170E24">
          <w:rPr>
            <w:rFonts w:ascii="Georgia" w:eastAsia="Times New Roman" w:hAnsi="Georgia" w:cs="Times New Roman"/>
            <w:color w:val="0782C1"/>
            <w:sz w:val="28"/>
            <w:szCs w:val="28"/>
            <w:u w:val="single"/>
          </w:rPr>
          <w:t>Bartley, 2007</w:t>
        </w:r>
      </w:hyperlink>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"bibr15"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Cashore</w:t>
      </w:r>
      <w:proofErr w:type="spellEnd"/>
      <w:r w:rsidRPr="00170E24">
        <w:rPr>
          <w:rFonts w:ascii="Georgia" w:eastAsia="Times New Roman" w:hAnsi="Georgia" w:cs="Times New Roman"/>
          <w:color w:val="0782C1"/>
          <w:sz w:val="28"/>
          <w:szCs w:val="28"/>
          <w:u w:val="single"/>
        </w:rPr>
        <w:t>, 2002</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"bibr26"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Grabosky</w:t>
      </w:r>
      <w:proofErr w:type="spellEnd"/>
      <w:r w:rsidRPr="00170E24">
        <w:rPr>
          <w:rFonts w:ascii="Georgia" w:eastAsia="Times New Roman" w:hAnsi="Georgia" w:cs="Times New Roman"/>
          <w:color w:val="0782C1"/>
          <w:sz w:val="28"/>
          <w:szCs w:val="28"/>
          <w:u w:val="single"/>
        </w:rPr>
        <w:t>, 2013</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w:t>
      </w:r>
      <w:hyperlink r:id="rId37" w:anchor="bibr27" w:history="1">
        <w:r w:rsidRPr="00170E24">
          <w:rPr>
            <w:rFonts w:ascii="Georgia" w:eastAsia="Times New Roman" w:hAnsi="Georgia" w:cs="Times New Roman"/>
            <w:color w:val="0782C1"/>
            <w:sz w:val="28"/>
            <w:szCs w:val="28"/>
            <w:u w:val="single"/>
          </w:rPr>
          <w:t>Green, 2013</w:t>
        </w:r>
      </w:hyperlink>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"bibr45"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Loconto</w:t>
      </w:r>
      <w:proofErr w:type="spellEnd"/>
      <w:r w:rsidRPr="00170E24">
        <w:rPr>
          <w:rFonts w:ascii="Georgia" w:eastAsia="Times New Roman" w:hAnsi="Georgia" w:cs="Times New Roman"/>
          <w:color w:val="0782C1"/>
          <w:sz w:val="28"/>
          <w:szCs w:val="28"/>
          <w:u w:val="single"/>
        </w:rPr>
        <w:t xml:space="preserve"> &amp; </w:t>
      </w:r>
      <w:proofErr w:type="spellStart"/>
      <w:r w:rsidRPr="00170E24">
        <w:rPr>
          <w:rFonts w:ascii="Georgia" w:eastAsia="Times New Roman" w:hAnsi="Georgia" w:cs="Times New Roman"/>
          <w:color w:val="0782C1"/>
          <w:sz w:val="28"/>
          <w:szCs w:val="28"/>
          <w:u w:val="single"/>
        </w:rPr>
        <w:t>Fouilleux</w:t>
      </w:r>
      <w:proofErr w:type="spellEnd"/>
      <w:r w:rsidRPr="00170E24">
        <w:rPr>
          <w:rFonts w:ascii="Georgia" w:eastAsia="Times New Roman" w:hAnsi="Georgia" w:cs="Times New Roman"/>
          <w:color w:val="0782C1"/>
          <w:sz w:val="28"/>
          <w:szCs w:val="28"/>
          <w:u w:val="single"/>
        </w:rPr>
        <w:t>, 2014</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w:t>
      </w:r>
      <w:hyperlink r:id="rId38" w:anchor="bibr46" w:history="1">
        <w:r w:rsidRPr="00170E24">
          <w:rPr>
            <w:rFonts w:ascii="Georgia" w:eastAsia="Times New Roman" w:hAnsi="Georgia" w:cs="Times New Roman"/>
            <w:color w:val="0782C1"/>
            <w:sz w:val="28"/>
            <w:szCs w:val="28"/>
            <w:u w:val="single"/>
          </w:rPr>
          <w:t>Lyon &amp; Maxwell, 2008</w:t>
        </w:r>
      </w:hyperlink>
      <w:r w:rsidRPr="00170E24">
        <w:rPr>
          <w:rFonts w:ascii="Georgia" w:eastAsia="Times New Roman" w:hAnsi="Georgia" w:cs="Times New Roman"/>
          <w:color w:val="000000"/>
          <w:sz w:val="28"/>
          <w:szCs w:val="28"/>
        </w:rPr>
        <w:t>; </w:t>
      </w:r>
      <w:hyperlink r:id="rId39" w:anchor="bibr47" w:history="1">
        <w:r w:rsidRPr="00170E24">
          <w:rPr>
            <w:rFonts w:ascii="Georgia" w:eastAsia="Times New Roman" w:hAnsi="Georgia" w:cs="Times New Roman"/>
            <w:color w:val="0782C1"/>
            <w:sz w:val="28"/>
            <w:szCs w:val="28"/>
            <w:u w:val="single"/>
          </w:rPr>
          <w:t>Maxwell, Lyon, &amp; Hackett, 2000</w:t>
        </w:r>
      </w:hyperlink>
      <w:r w:rsidRPr="00170E24">
        <w:rPr>
          <w:rFonts w:ascii="Georgia" w:eastAsia="Times New Roman" w:hAnsi="Georgia" w:cs="Times New Roman"/>
          <w:color w:val="000000"/>
          <w:sz w:val="28"/>
          <w:szCs w:val="28"/>
        </w:rPr>
        <w:t>; </w:t>
      </w:r>
      <w:hyperlink r:id="rId40" w:anchor="bibr61" w:history="1">
        <w:r w:rsidRPr="00170E24">
          <w:rPr>
            <w:rFonts w:ascii="Georgia" w:eastAsia="Times New Roman" w:hAnsi="Georgia" w:cs="Times New Roman"/>
            <w:color w:val="0782C1"/>
            <w:sz w:val="28"/>
            <w:szCs w:val="28"/>
            <w:u w:val="single"/>
          </w:rPr>
          <w:t>Prakash, 2000</w:t>
        </w:r>
      </w:hyperlink>
      <w:r w:rsidRPr="00170E24">
        <w:rPr>
          <w:rFonts w:ascii="Georgia" w:eastAsia="Times New Roman" w:hAnsi="Georgia" w:cs="Times New Roman"/>
          <w:color w:val="000000"/>
          <w:sz w:val="28"/>
          <w:szCs w:val="28"/>
        </w:rPr>
        <w:t>). </w:t>
      </w:r>
      <w:hyperlink r:id="rId41" w:anchor="bibr1" w:history="1">
        <w:r w:rsidRPr="00170E24">
          <w:rPr>
            <w:rFonts w:ascii="Georgia" w:eastAsia="Times New Roman" w:hAnsi="Georgia" w:cs="Times New Roman"/>
            <w:color w:val="0782C1"/>
            <w:sz w:val="28"/>
            <w:szCs w:val="28"/>
            <w:u w:val="single"/>
          </w:rPr>
          <w:t>Abbott and Snidal (2009)</w:t>
        </w:r>
      </w:hyperlink>
      <w:r w:rsidRPr="00170E24">
        <w:rPr>
          <w:rFonts w:ascii="Georgia" w:eastAsia="Times New Roman" w:hAnsi="Georgia" w:cs="Times New Roman"/>
          <w:color w:val="000000"/>
          <w:sz w:val="28"/>
          <w:szCs w:val="28"/>
        </w:rPr>
        <w:t> suggest that the contents of public and private regulations are a joint result of bargaining between activists and firms. The common thread is that each of these studies aims to explain relative differences or changes in policy.</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Others seek to explain variation in regulatory stringency as a result of endogenous interactions among private authorities (</w:t>
      </w:r>
      <w:hyperlink r:id="rId42" w:anchor="bibr19" w:history="1">
        <w:r w:rsidRPr="00170E24">
          <w:rPr>
            <w:rFonts w:ascii="Georgia" w:eastAsia="Times New Roman" w:hAnsi="Georgia" w:cs="Times New Roman"/>
            <w:color w:val="0782C1"/>
            <w:sz w:val="28"/>
            <w:szCs w:val="28"/>
            <w:u w:val="single"/>
          </w:rPr>
          <w:t>DeLeon &amp; Rivera, 2009</w:t>
        </w:r>
      </w:hyperlink>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"bibr22"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Eberlein</w:t>
      </w:r>
      <w:proofErr w:type="spellEnd"/>
      <w:r w:rsidRPr="00170E24">
        <w:rPr>
          <w:rFonts w:ascii="Georgia" w:eastAsia="Times New Roman" w:hAnsi="Georgia" w:cs="Times New Roman"/>
          <w:color w:val="0782C1"/>
          <w:sz w:val="28"/>
          <w:szCs w:val="28"/>
          <w:u w:val="single"/>
        </w:rPr>
        <w:t xml:space="preserve">, Abbott, Black, </w:t>
      </w:r>
      <w:proofErr w:type="spellStart"/>
      <w:r w:rsidRPr="00170E24">
        <w:rPr>
          <w:rFonts w:ascii="Georgia" w:eastAsia="Times New Roman" w:hAnsi="Georgia" w:cs="Times New Roman"/>
          <w:color w:val="0782C1"/>
          <w:sz w:val="28"/>
          <w:szCs w:val="28"/>
          <w:u w:val="single"/>
        </w:rPr>
        <w:t>Meidinger</w:t>
      </w:r>
      <w:proofErr w:type="spellEnd"/>
      <w:r w:rsidRPr="00170E24">
        <w:rPr>
          <w:rFonts w:ascii="Georgia" w:eastAsia="Times New Roman" w:hAnsi="Georgia" w:cs="Times New Roman"/>
          <w:color w:val="0782C1"/>
          <w:sz w:val="28"/>
          <w:szCs w:val="28"/>
          <w:u w:val="single"/>
        </w:rPr>
        <w:t>, &amp; Wood, 2014</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w:t>
      </w:r>
      <w:hyperlink r:id="rId43" w:anchor="bibr28" w:history="1">
        <w:r w:rsidRPr="00170E24">
          <w:rPr>
            <w:rFonts w:ascii="Georgia" w:eastAsia="Times New Roman" w:hAnsi="Georgia" w:cs="Times New Roman"/>
            <w:color w:val="0782C1"/>
            <w:sz w:val="28"/>
            <w:szCs w:val="28"/>
            <w:u w:val="single"/>
          </w:rPr>
          <w:t>Green, 2017</w:t>
        </w:r>
      </w:hyperlink>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"bibr31"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Gulbrandsen</w:t>
      </w:r>
      <w:proofErr w:type="spellEnd"/>
      <w:r w:rsidRPr="00170E24">
        <w:rPr>
          <w:rFonts w:ascii="Georgia" w:eastAsia="Times New Roman" w:hAnsi="Georgia" w:cs="Times New Roman"/>
          <w:color w:val="0782C1"/>
          <w:sz w:val="28"/>
          <w:szCs w:val="28"/>
          <w:u w:val="single"/>
        </w:rPr>
        <w:t>, 2014</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w:t>
      </w:r>
      <w:hyperlink r:id="rId44" w:anchor="bibr36" w:history="1">
        <w:r w:rsidRPr="00170E24">
          <w:rPr>
            <w:rFonts w:ascii="Georgia" w:eastAsia="Times New Roman" w:hAnsi="Georgia" w:cs="Times New Roman"/>
            <w:color w:val="0782C1"/>
            <w:sz w:val="28"/>
            <w:szCs w:val="28"/>
            <w:u w:val="single"/>
          </w:rPr>
          <w:t xml:space="preserve">Howard-Grenville, Nash, &amp; </w:t>
        </w:r>
        <w:proofErr w:type="spellStart"/>
        <w:r w:rsidRPr="00170E24">
          <w:rPr>
            <w:rFonts w:ascii="Georgia" w:eastAsia="Times New Roman" w:hAnsi="Georgia" w:cs="Times New Roman"/>
            <w:color w:val="0782C1"/>
            <w:sz w:val="28"/>
            <w:szCs w:val="28"/>
            <w:u w:val="single"/>
          </w:rPr>
          <w:t>Coglianese</w:t>
        </w:r>
        <w:proofErr w:type="spellEnd"/>
        <w:r w:rsidRPr="00170E24">
          <w:rPr>
            <w:rFonts w:ascii="Georgia" w:eastAsia="Times New Roman" w:hAnsi="Georgia" w:cs="Times New Roman"/>
            <w:color w:val="0782C1"/>
            <w:sz w:val="28"/>
            <w:szCs w:val="28"/>
            <w:u w:val="single"/>
          </w:rPr>
          <w:t>, 2008</w:t>
        </w:r>
      </w:hyperlink>
      <w:r w:rsidRPr="00170E24">
        <w:rPr>
          <w:rFonts w:ascii="Georgia" w:eastAsia="Times New Roman" w:hAnsi="Georgia" w:cs="Times New Roman"/>
          <w:color w:val="000000"/>
          <w:sz w:val="28"/>
          <w:szCs w:val="28"/>
        </w:rPr>
        <w:t>; </w:t>
      </w:r>
      <w:hyperlink r:id="rId45" w:anchor="bibr44" w:history="1">
        <w:r w:rsidRPr="00170E24">
          <w:rPr>
            <w:rFonts w:ascii="Georgia" w:eastAsia="Times New Roman" w:hAnsi="Georgia" w:cs="Times New Roman"/>
            <w:color w:val="0782C1"/>
            <w:sz w:val="28"/>
            <w:szCs w:val="28"/>
            <w:u w:val="single"/>
          </w:rPr>
          <w:t xml:space="preserve">Li &amp; </w:t>
        </w:r>
        <w:proofErr w:type="spellStart"/>
        <w:r w:rsidRPr="00170E24">
          <w:rPr>
            <w:rFonts w:ascii="Georgia" w:eastAsia="Times New Roman" w:hAnsi="Georgia" w:cs="Times New Roman"/>
            <w:color w:val="0782C1"/>
            <w:sz w:val="28"/>
            <w:szCs w:val="28"/>
            <w:u w:val="single"/>
          </w:rPr>
          <w:t>van‘t</w:t>
        </w:r>
        <w:proofErr w:type="spellEnd"/>
        <w:r w:rsidRPr="00170E24">
          <w:rPr>
            <w:rFonts w:ascii="Georgia" w:eastAsia="Times New Roman" w:hAnsi="Georgia" w:cs="Times New Roman"/>
            <w:color w:val="0782C1"/>
            <w:sz w:val="28"/>
            <w:szCs w:val="28"/>
            <w:u w:val="single"/>
          </w:rPr>
          <w:t xml:space="preserve"> Veld, 2015</w:t>
        </w:r>
      </w:hyperlink>
      <w:r w:rsidRPr="00170E24">
        <w:rPr>
          <w:rFonts w:ascii="Georgia" w:eastAsia="Times New Roman" w:hAnsi="Georgia" w:cs="Times New Roman"/>
          <w:color w:val="000000"/>
          <w:sz w:val="28"/>
          <w:szCs w:val="28"/>
        </w:rPr>
        <w:t>; </w:t>
      </w:r>
      <w:hyperlink r:id="rId46" w:anchor="bibr51" w:history="1">
        <w:r w:rsidRPr="00170E24">
          <w:rPr>
            <w:rFonts w:ascii="Georgia" w:eastAsia="Times New Roman" w:hAnsi="Georgia" w:cs="Times New Roman"/>
            <w:color w:val="0782C1"/>
            <w:sz w:val="28"/>
            <w:szCs w:val="28"/>
            <w:u w:val="single"/>
          </w:rPr>
          <w:t>Mills, 2016</w:t>
        </w:r>
      </w:hyperlink>
      <w:r w:rsidRPr="00170E24">
        <w:rPr>
          <w:rFonts w:ascii="Georgia" w:eastAsia="Times New Roman" w:hAnsi="Georgia" w:cs="Times New Roman"/>
          <w:color w:val="000000"/>
          <w:sz w:val="28"/>
          <w:szCs w:val="28"/>
        </w:rPr>
        <w:t>). For example, </w:t>
      </w:r>
      <w:hyperlink r:id="rId47" w:anchor="bibr65" w:history="1">
        <w:r w:rsidRPr="00170E24">
          <w:rPr>
            <w:rFonts w:ascii="Georgia" w:eastAsia="Times New Roman" w:hAnsi="Georgia" w:cs="Times New Roman"/>
            <w:color w:val="0782C1"/>
            <w:sz w:val="28"/>
            <w:szCs w:val="28"/>
            <w:u w:val="single"/>
          </w:rPr>
          <w:t xml:space="preserve">Smith and </w:t>
        </w:r>
        <w:proofErr w:type="spellStart"/>
        <w:r w:rsidRPr="00170E24">
          <w:rPr>
            <w:rFonts w:ascii="Georgia" w:eastAsia="Times New Roman" w:hAnsi="Georgia" w:cs="Times New Roman"/>
            <w:color w:val="0782C1"/>
            <w:sz w:val="28"/>
            <w:szCs w:val="28"/>
            <w:u w:val="single"/>
          </w:rPr>
          <w:t>Fischlein</w:t>
        </w:r>
        <w:proofErr w:type="spellEnd"/>
        <w:r w:rsidRPr="00170E24">
          <w:rPr>
            <w:rFonts w:ascii="Georgia" w:eastAsia="Times New Roman" w:hAnsi="Georgia" w:cs="Times New Roman"/>
            <w:color w:val="0782C1"/>
            <w:sz w:val="28"/>
            <w:szCs w:val="28"/>
            <w:u w:val="single"/>
          </w:rPr>
          <w:t xml:space="preserve"> (2010)</w:t>
        </w:r>
      </w:hyperlink>
      <w:r w:rsidRPr="00170E24">
        <w:rPr>
          <w:rFonts w:ascii="Georgia" w:eastAsia="Times New Roman" w:hAnsi="Georgia" w:cs="Times New Roman"/>
          <w:color w:val="000000"/>
          <w:sz w:val="28"/>
          <w:szCs w:val="28"/>
        </w:rPr>
        <w:t> suggest that competing private regulations change frequently and often imitate each other. Similarly,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"bibr22"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Eberlein</w:t>
      </w:r>
      <w:proofErr w:type="spellEnd"/>
      <w:r w:rsidRPr="00170E24">
        <w:rPr>
          <w:rFonts w:ascii="Georgia" w:eastAsia="Times New Roman" w:hAnsi="Georgia" w:cs="Times New Roman"/>
          <w:color w:val="0782C1"/>
          <w:sz w:val="28"/>
          <w:szCs w:val="28"/>
          <w:u w:val="single"/>
        </w:rPr>
        <w:t xml:space="preserve"> et al. (2014)</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identify “frequent rule revision” or “differentiation among rule systems” as potential effects of such interaction.</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A related body of scholarship seeks to explain regulatory stringency as a result of strategic interactions among the coalitions backing different programs. Some focus on how competition may lead to more “weak or lax standards” as firms “shop” for lower cost programs, potentially causing a “race to the bottom” (</w:t>
      </w:r>
      <w:hyperlink r:id="rId48" w:anchor="bibr2" w:history="1">
        <w:r w:rsidRPr="00170E24">
          <w:rPr>
            <w:rFonts w:ascii="Georgia" w:eastAsia="Times New Roman" w:hAnsi="Georgia" w:cs="Times New Roman"/>
            <w:color w:val="0782C1"/>
            <w:sz w:val="28"/>
            <w:szCs w:val="28"/>
            <w:u w:val="single"/>
          </w:rPr>
          <w:t>Abbott &amp; Snidal, 2010</w:t>
        </w:r>
      </w:hyperlink>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"bibr24"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Fransen</w:t>
      </w:r>
      <w:proofErr w:type="spellEnd"/>
      <w:r w:rsidRPr="00170E24">
        <w:rPr>
          <w:rFonts w:ascii="Georgia" w:eastAsia="Times New Roman" w:hAnsi="Georgia" w:cs="Times New Roman"/>
          <w:color w:val="0782C1"/>
          <w:sz w:val="28"/>
          <w:szCs w:val="28"/>
          <w:u w:val="single"/>
        </w:rPr>
        <w:t>, 2011</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"bibr30"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Gulbrandsen</w:t>
      </w:r>
      <w:proofErr w:type="spellEnd"/>
      <w:r w:rsidRPr="00170E24">
        <w:rPr>
          <w:rFonts w:ascii="Georgia" w:eastAsia="Times New Roman" w:hAnsi="Georgia" w:cs="Times New Roman"/>
          <w:color w:val="0782C1"/>
          <w:sz w:val="28"/>
          <w:szCs w:val="28"/>
          <w:u w:val="single"/>
        </w:rPr>
        <w:t>, 2004</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In contrast, others find competition causing “weak” regulations to be “revised upwards” as activists invite public comparisons with the requirements of “higher” regulations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"bibr54"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Overdevest</w:t>
      </w:r>
      <w:proofErr w:type="spellEnd"/>
      <w:r w:rsidRPr="00170E24">
        <w:rPr>
          <w:rFonts w:ascii="Georgia" w:eastAsia="Times New Roman" w:hAnsi="Georgia" w:cs="Times New Roman"/>
          <w:color w:val="0782C1"/>
          <w:sz w:val="28"/>
          <w:szCs w:val="28"/>
          <w:u w:val="single"/>
        </w:rPr>
        <w:t>, 2005</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w:t>
      </w:r>
      <w:hyperlink r:id="rId49" w:anchor="bibr55" w:history="1">
        <w:r w:rsidRPr="00170E24">
          <w:rPr>
            <w:rFonts w:ascii="Georgia" w:eastAsia="Times New Roman" w:hAnsi="Georgia" w:cs="Times New Roman"/>
            <w:color w:val="0782C1"/>
            <w:sz w:val="28"/>
            <w:szCs w:val="28"/>
            <w:u w:val="single"/>
          </w:rPr>
          <w:t>2010</w:t>
        </w:r>
      </w:hyperlink>
      <w:r w:rsidRPr="00170E24">
        <w:rPr>
          <w:rFonts w:ascii="Georgia" w:eastAsia="Times New Roman" w:hAnsi="Georgia" w:cs="Times New Roman"/>
          <w:color w:val="000000"/>
          <w:sz w:val="28"/>
          <w:szCs w:val="28"/>
        </w:rPr>
        <w:t xml:space="preserve">). And still others find both patterns occurring, depending on market and industry </w:t>
      </w:r>
      <w:r w:rsidRPr="00170E24">
        <w:rPr>
          <w:rFonts w:ascii="Georgia" w:eastAsia="Times New Roman" w:hAnsi="Georgia" w:cs="Times New Roman"/>
          <w:color w:val="000000"/>
          <w:sz w:val="28"/>
          <w:szCs w:val="28"/>
        </w:rPr>
        <w:lastRenderedPageBreak/>
        <w:t>structures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"bibr16"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Cashore</w:t>
      </w:r>
      <w:proofErr w:type="spellEnd"/>
      <w:r w:rsidRPr="00170E24">
        <w:rPr>
          <w:rFonts w:ascii="Georgia" w:eastAsia="Times New Roman" w:hAnsi="Georgia" w:cs="Times New Roman"/>
          <w:color w:val="0782C1"/>
          <w:sz w:val="28"/>
          <w:szCs w:val="28"/>
          <w:u w:val="single"/>
        </w:rPr>
        <w:t xml:space="preserve"> et al., 2004</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w:t>
      </w:r>
      <w:hyperlink r:id="rId50" w:anchor="bibr34" w:history="1">
        <w:r w:rsidRPr="00170E24">
          <w:rPr>
            <w:rFonts w:ascii="Georgia" w:eastAsia="Times New Roman" w:hAnsi="Georgia" w:cs="Times New Roman"/>
            <w:color w:val="0782C1"/>
            <w:sz w:val="28"/>
            <w:szCs w:val="28"/>
            <w:u w:val="single"/>
          </w:rPr>
          <w:t>Hassel, 2008</w:t>
        </w:r>
      </w:hyperlink>
      <w:r w:rsidRPr="00170E24">
        <w:rPr>
          <w:rFonts w:ascii="Georgia" w:eastAsia="Times New Roman" w:hAnsi="Georgia" w:cs="Times New Roman"/>
          <w:color w:val="000000"/>
          <w:sz w:val="28"/>
          <w:szCs w:val="28"/>
        </w:rPr>
        <w:t>; </w:t>
      </w:r>
      <w:hyperlink r:id="rId51" w:anchor="bibr67" w:history="1">
        <w:r w:rsidRPr="00170E24">
          <w:rPr>
            <w:rFonts w:ascii="Georgia" w:eastAsia="Times New Roman" w:hAnsi="Georgia" w:cs="Times New Roman"/>
            <w:color w:val="0782C1"/>
            <w:sz w:val="28"/>
            <w:szCs w:val="28"/>
            <w:u w:val="single"/>
          </w:rPr>
          <w:t xml:space="preserve">van der </w:t>
        </w:r>
        <w:proofErr w:type="spellStart"/>
        <w:r w:rsidRPr="00170E24">
          <w:rPr>
            <w:rFonts w:ascii="Georgia" w:eastAsia="Times New Roman" w:hAnsi="Georgia" w:cs="Times New Roman"/>
            <w:color w:val="0782C1"/>
            <w:sz w:val="28"/>
            <w:szCs w:val="28"/>
            <w:u w:val="single"/>
          </w:rPr>
          <w:t>Ven</w:t>
        </w:r>
        <w:proofErr w:type="spellEnd"/>
        <w:r w:rsidRPr="00170E24">
          <w:rPr>
            <w:rFonts w:ascii="Georgia" w:eastAsia="Times New Roman" w:hAnsi="Georgia" w:cs="Times New Roman"/>
            <w:color w:val="0782C1"/>
            <w:sz w:val="28"/>
            <w:szCs w:val="28"/>
            <w:u w:val="single"/>
          </w:rPr>
          <w:t>, 2015</w:t>
        </w:r>
      </w:hyperlink>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"bibr16"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Cashore</w:t>
      </w:r>
      <w:proofErr w:type="spellEnd"/>
      <w:r w:rsidRPr="00170E24">
        <w:rPr>
          <w:rFonts w:ascii="Georgia" w:eastAsia="Times New Roman" w:hAnsi="Georgia" w:cs="Times New Roman"/>
          <w:color w:val="0782C1"/>
          <w:sz w:val="28"/>
          <w:szCs w:val="28"/>
          <w:u w:val="single"/>
        </w:rPr>
        <w:t xml:space="preserve"> et al. (2004)</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highlight how market and institutional logics initially work to pressure coalitions to “lower” stringency but then, later, work to maintain differences.</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Concepts of regulatory stringency are also at the core of formal models of private governance. Models by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"bibr3"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Abderrazak</w:t>
      </w:r>
      <w:proofErr w:type="spellEnd"/>
      <w:r w:rsidRPr="00170E24">
        <w:rPr>
          <w:rFonts w:ascii="Georgia" w:eastAsia="Times New Roman" w:hAnsi="Georgia" w:cs="Times New Roman"/>
          <w:color w:val="0782C1"/>
          <w:sz w:val="28"/>
          <w:szCs w:val="28"/>
          <w:u w:val="single"/>
        </w:rPr>
        <w:t xml:space="preserve"> and Youssef (2009)</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and </w:t>
      </w:r>
      <w:hyperlink r:id="rId52" w:anchor="bibr23" w:history="1">
        <w:r w:rsidRPr="00170E24">
          <w:rPr>
            <w:rFonts w:ascii="Georgia" w:eastAsia="Times New Roman" w:hAnsi="Georgia" w:cs="Times New Roman"/>
            <w:color w:val="0782C1"/>
            <w:sz w:val="28"/>
            <w:szCs w:val="28"/>
            <w:u w:val="single"/>
          </w:rPr>
          <w:t>Fischer and Lyon (2014)</w:t>
        </w:r>
      </w:hyperlink>
      <w:r w:rsidRPr="00170E24">
        <w:rPr>
          <w:rFonts w:ascii="Georgia" w:eastAsia="Times New Roman" w:hAnsi="Georgia" w:cs="Times New Roman"/>
          <w:color w:val="000000"/>
          <w:sz w:val="28"/>
          <w:szCs w:val="28"/>
        </w:rPr>
        <w:t> suggest that standards may increase or decrease stringency under different conditions, such as increases or decreases in compliance costs or market demand. Game-theoretic models (</w:t>
      </w:r>
      <w:hyperlink r:id="rId53" w:anchor="bibr23" w:history="1">
        <w:r w:rsidRPr="00170E24">
          <w:rPr>
            <w:rFonts w:ascii="Georgia" w:eastAsia="Times New Roman" w:hAnsi="Georgia" w:cs="Times New Roman"/>
            <w:color w:val="0782C1"/>
            <w:sz w:val="28"/>
            <w:szCs w:val="28"/>
            <w:u w:val="single"/>
          </w:rPr>
          <w:t>Fischer &amp; Lyon, 2014</w:t>
        </w:r>
      </w:hyperlink>
      <w:r w:rsidRPr="00170E24">
        <w:rPr>
          <w:rFonts w:ascii="Georgia" w:eastAsia="Times New Roman" w:hAnsi="Georgia" w:cs="Times New Roman"/>
          <w:color w:val="000000"/>
          <w:sz w:val="28"/>
          <w:szCs w:val="28"/>
        </w:rPr>
        <w:t>; </w:t>
      </w:r>
      <w:hyperlink r:id="rId54" w:anchor="bibr44" w:history="1">
        <w:r w:rsidRPr="00170E24">
          <w:rPr>
            <w:rFonts w:ascii="Georgia" w:eastAsia="Times New Roman" w:hAnsi="Georgia" w:cs="Times New Roman"/>
            <w:color w:val="0782C1"/>
            <w:sz w:val="28"/>
            <w:szCs w:val="28"/>
            <w:u w:val="single"/>
          </w:rPr>
          <w:t xml:space="preserve">Li &amp; </w:t>
        </w:r>
        <w:proofErr w:type="spellStart"/>
        <w:r w:rsidRPr="00170E24">
          <w:rPr>
            <w:rFonts w:ascii="Georgia" w:eastAsia="Times New Roman" w:hAnsi="Georgia" w:cs="Times New Roman"/>
            <w:color w:val="0782C1"/>
            <w:sz w:val="28"/>
            <w:szCs w:val="28"/>
            <w:u w:val="single"/>
          </w:rPr>
          <w:t>van‘t</w:t>
        </w:r>
        <w:proofErr w:type="spellEnd"/>
        <w:r w:rsidRPr="00170E24">
          <w:rPr>
            <w:rFonts w:ascii="Georgia" w:eastAsia="Times New Roman" w:hAnsi="Georgia" w:cs="Times New Roman"/>
            <w:color w:val="0782C1"/>
            <w:sz w:val="28"/>
            <w:szCs w:val="28"/>
            <w:u w:val="single"/>
          </w:rPr>
          <w:t xml:space="preserve"> Veld, 2015</w:t>
        </w:r>
      </w:hyperlink>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"bibr57"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Poret</w:t>
      </w:r>
      <w:proofErr w:type="spellEnd"/>
      <w:r w:rsidRPr="00170E24">
        <w:rPr>
          <w:rFonts w:ascii="Georgia" w:eastAsia="Times New Roman" w:hAnsi="Georgia" w:cs="Times New Roman"/>
          <w:color w:val="0782C1"/>
          <w:sz w:val="28"/>
          <w:szCs w:val="28"/>
          <w:u w:val="single"/>
        </w:rPr>
        <w:t>, 2016</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and empirical research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"bibr16"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Cashore</w:t>
      </w:r>
      <w:proofErr w:type="spellEnd"/>
      <w:r w:rsidRPr="00170E24">
        <w:rPr>
          <w:rFonts w:ascii="Georgia" w:eastAsia="Times New Roman" w:hAnsi="Georgia" w:cs="Times New Roman"/>
          <w:color w:val="0782C1"/>
          <w:sz w:val="28"/>
          <w:szCs w:val="28"/>
          <w:u w:val="single"/>
        </w:rPr>
        <w:t xml:space="preserve"> et al., 2004</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both suggest that asymmetric incentives lead competing programs to adopt different levels of stringency in equilibrium. Where an activist-backed regulation competes with an industry-backed regulation, these theories predict that the activist-backed program will ultimately remain more stringent.</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Yet assessing theories that aim to explain changes in regulatory stringency has been hampered by inadequate attention to the dependent variable they seek to explain. The result is contradictory findings, especially regarding patterns of change. Some posit—and find evidence for—a pattern where competing regulations “ratchet up” with less stringent regulations converging toward more stringent ones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"bibr54"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Overdevest</w:t>
      </w:r>
      <w:proofErr w:type="spellEnd"/>
      <w:r w:rsidRPr="00170E24">
        <w:rPr>
          <w:rFonts w:ascii="Georgia" w:eastAsia="Times New Roman" w:hAnsi="Georgia" w:cs="Times New Roman"/>
          <w:color w:val="0782C1"/>
          <w:sz w:val="28"/>
          <w:szCs w:val="28"/>
          <w:u w:val="single"/>
        </w:rPr>
        <w:t>, 2005</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w:t>
      </w:r>
      <w:hyperlink r:id="rId55" w:anchor="bibr55" w:history="1">
        <w:r w:rsidRPr="00170E24">
          <w:rPr>
            <w:rFonts w:ascii="Georgia" w:eastAsia="Times New Roman" w:hAnsi="Georgia" w:cs="Times New Roman"/>
            <w:color w:val="0782C1"/>
            <w:sz w:val="28"/>
            <w:szCs w:val="28"/>
            <w:u w:val="single"/>
          </w:rPr>
          <w:t>2010</w:t>
        </w:r>
      </w:hyperlink>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"bibr56"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Overdevest</w:t>
      </w:r>
      <w:proofErr w:type="spellEnd"/>
      <w:r w:rsidRPr="00170E24">
        <w:rPr>
          <w:rFonts w:ascii="Georgia" w:eastAsia="Times New Roman" w:hAnsi="Georgia" w:cs="Times New Roman"/>
          <w:color w:val="0782C1"/>
          <w:sz w:val="28"/>
          <w:szCs w:val="28"/>
          <w:u w:val="single"/>
        </w:rPr>
        <w:t xml:space="preserve"> &amp; Zeitlin, 2014</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Other scholars posit—and find evidence for—the exact opposite pattern, in which competitive pressures lead a “race to the bottom” with more stringent programs decreasing stringency and converging toward less stringent ones in (</w:t>
      </w:r>
      <w:hyperlink r:id="rId56" w:anchor="bibr2" w:history="1">
        <w:r w:rsidRPr="00170E24">
          <w:rPr>
            <w:rFonts w:ascii="Georgia" w:eastAsia="Times New Roman" w:hAnsi="Georgia" w:cs="Times New Roman"/>
            <w:color w:val="0782C1"/>
            <w:sz w:val="28"/>
            <w:szCs w:val="28"/>
            <w:u w:val="single"/>
          </w:rPr>
          <w:t>Abbott &amp; Snidal, 2010</w:t>
        </w:r>
      </w:hyperlink>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"bibr24"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Fransen</w:t>
      </w:r>
      <w:proofErr w:type="spellEnd"/>
      <w:r w:rsidRPr="00170E24">
        <w:rPr>
          <w:rFonts w:ascii="Georgia" w:eastAsia="Times New Roman" w:hAnsi="Georgia" w:cs="Times New Roman"/>
          <w:color w:val="0782C1"/>
          <w:sz w:val="28"/>
          <w:szCs w:val="28"/>
          <w:u w:val="single"/>
        </w:rPr>
        <w:t>, 2011</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"bibr30"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Gulbrandsen</w:t>
      </w:r>
      <w:proofErr w:type="spellEnd"/>
      <w:r w:rsidRPr="00170E24">
        <w:rPr>
          <w:rFonts w:ascii="Georgia" w:eastAsia="Times New Roman" w:hAnsi="Georgia" w:cs="Times New Roman"/>
          <w:color w:val="0782C1"/>
          <w:sz w:val="28"/>
          <w:szCs w:val="28"/>
          <w:u w:val="single"/>
        </w:rPr>
        <w:t>, 2004</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Still others posit—and find evidence for—yet another pattern where programs maintain different levels of stringency, that is, they remain distinct, neither converging to the “top” nor the “bottom”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"bibr16"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Cashore</w:t>
      </w:r>
      <w:proofErr w:type="spellEnd"/>
      <w:r w:rsidRPr="00170E24">
        <w:rPr>
          <w:rFonts w:ascii="Georgia" w:eastAsia="Times New Roman" w:hAnsi="Georgia" w:cs="Times New Roman"/>
          <w:color w:val="0782C1"/>
          <w:sz w:val="28"/>
          <w:szCs w:val="28"/>
          <w:u w:val="single"/>
        </w:rPr>
        <w:t xml:space="preserve"> et al., 2004</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w:t>
      </w:r>
      <w:hyperlink r:id="rId57" w:anchor="bibr23" w:history="1">
        <w:r w:rsidRPr="00170E24">
          <w:rPr>
            <w:rFonts w:ascii="Georgia" w:eastAsia="Times New Roman" w:hAnsi="Georgia" w:cs="Times New Roman"/>
            <w:color w:val="0782C1"/>
            <w:sz w:val="28"/>
            <w:szCs w:val="28"/>
            <w:u w:val="single"/>
          </w:rPr>
          <w:t>Fischer &amp; Lyon, 2014</w:t>
        </w:r>
      </w:hyperlink>
      <w:r w:rsidRPr="00170E24">
        <w:rPr>
          <w:rFonts w:ascii="Georgia" w:eastAsia="Times New Roman" w:hAnsi="Georgia" w:cs="Times New Roman"/>
          <w:color w:val="000000"/>
          <w:sz w:val="28"/>
          <w:szCs w:val="28"/>
        </w:rPr>
        <w:t>; </w:t>
      </w:r>
      <w:hyperlink r:id="rId58" w:anchor="bibr44" w:history="1">
        <w:r w:rsidRPr="00170E24">
          <w:rPr>
            <w:rFonts w:ascii="Georgia" w:eastAsia="Times New Roman" w:hAnsi="Georgia" w:cs="Times New Roman"/>
            <w:color w:val="0782C1"/>
            <w:sz w:val="28"/>
            <w:szCs w:val="28"/>
            <w:u w:val="single"/>
          </w:rPr>
          <w:t xml:space="preserve">Li &amp; </w:t>
        </w:r>
        <w:proofErr w:type="spellStart"/>
        <w:r w:rsidRPr="00170E24">
          <w:rPr>
            <w:rFonts w:ascii="Georgia" w:eastAsia="Times New Roman" w:hAnsi="Georgia" w:cs="Times New Roman"/>
            <w:color w:val="0782C1"/>
            <w:sz w:val="28"/>
            <w:szCs w:val="28"/>
            <w:u w:val="single"/>
          </w:rPr>
          <w:t>van‘t</w:t>
        </w:r>
        <w:proofErr w:type="spellEnd"/>
        <w:r w:rsidRPr="00170E24">
          <w:rPr>
            <w:rFonts w:ascii="Georgia" w:eastAsia="Times New Roman" w:hAnsi="Georgia" w:cs="Times New Roman"/>
            <w:color w:val="0782C1"/>
            <w:sz w:val="28"/>
            <w:szCs w:val="28"/>
            <w:u w:val="single"/>
          </w:rPr>
          <w:t xml:space="preserve"> Veld, 2015</w:t>
        </w:r>
      </w:hyperlink>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"bibr57"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Poret</w:t>
      </w:r>
      <w:proofErr w:type="spellEnd"/>
      <w:r w:rsidRPr="00170E24">
        <w:rPr>
          <w:rFonts w:ascii="Georgia" w:eastAsia="Times New Roman" w:hAnsi="Georgia" w:cs="Times New Roman"/>
          <w:color w:val="0782C1"/>
          <w:sz w:val="28"/>
          <w:szCs w:val="28"/>
          <w:u w:val="single"/>
        </w:rPr>
        <w:t>, 2016</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While these three sets of findings seem incompatible, we argue that they are the result of different measurement strategies. Reconciling them thus requires a set of shared concepts and measures of regulatory stringency.</w:t>
      </w:r>
    </w:p>
    <w:p w:rsidR="00170E24" w:rsidRPr="00170E24" w:rsidRDefault="00170E24" w:rsidP="00170E24">
      <w:pPr>
        <w:spacing w:before="100" w:beforeAutospacing="1" w:after="100" w:afterAutospacing="1"/>
        <w:outlineLvl w:val="1"/>
        <w:rPr>
          <w:rFonts w:ascii="Georgia" w:eastAsia="Times New Roman" w:hAnsi="Georgia" w:cs="Times New Roman"/>
          <w:i/>
          <w:iCs/>
          <w:color w:val="000000"/>
          <w:sz w:val="34"/>
          <w:szCs w:val="34"/>
        </w:rPr>
      </w:pPr>
      <w:r w:rsidRPr="00170E24">
        <w:rPr>
          <w:rFonts w:ascii="Georgia" w:eastAsia="Times New Roman" w:hAnsi="Georgia" w:cs="Times New Roman"/>
          <w:i/>
          <w:iCs/>
          <w:color w:val="000000"/>
          <w:sz w:val="34"/>
          <w:szCs w:val="34"/>
        </w:rPr>
        <w:t>Concepts and Measurement of Variation in Private Regulations</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lastRenderedPageBreak/>
        <w:t>The diversity of private governance scholars’ conceptual and empirical approaches to measuring regulatory stringency makes this literature vibrant but confusing: Some scholars evoke vertical notions of variation, describing standards as high or low or more or less stringent (</w:t>
      </w:r>
      <w:hyperlink r:id="rId59" w:anchor="bibr23" w:history="1">
        <w:r w:rsidRPr="00170E24">
          <w:rPr>
            <w:rFonts w:ascii="Georgia" w:eastAsia="Times New Roman" w:hAnsi="Georgia" w:cs="Times New Roman"/>
            <w:color w:val="0782C1"/>
            <w:sz w:val="28"/>
            <w:szCs w:val="28"/>
            <w:u w:val="single"/>
          </w:rPr>
          <w:t>Fischer &amp; Lyon, 2014</w:t>
        </w:r>
      </w:hyperlink>
      <w:r w:rsidRPr="00170E24">
        <w:rPr>
          <w:rFonts w:ascii="Georgia" w:eastAsia="Times New Roman" w:hAnsi="Georgia" w:cs="Times New Roman"/>
          <w:color w:val="000000"/>
          <w:sz w:val="28"/>
          <w:szCs w:val="28"/>
        </w:rPr>
        <w:t>; </w:t>
      </w:r>
      <w:hyperlink r:id="rId60" w:anchor="bibr44" w:history="1">
        <w:r w:rsidRPr="00170E24">
          <w:rPr>
            <w:rFonts w:ascii="Georgia" w:eastAsia="Times New Roman" w:hAnsi="Georgia" w:cs="Times New Roman"/>
            <w:color w:val="0782C1"/>
            <w:sz w:val="28"/>
            <w:szCs w:val="28"/>
            <w:u w:val="single"/>
          </w:rPr>
          <w:t xml:space="preserve">Li &amp; </w:t>
        </w:r>
        <w:proofErr w:type="spellStart"/>
        <w:r w:rsidRPr="00170E24">
          <w:rPr>
            <w:rFonts w:ascii="Georgia" w:eastAsia="Times New Roman" w:hAnsi="Georgia" w:cs="Times New Roman"/>
            <w:color w:val="0782C1"/>
            <w:sz w:val="28"/>
            <w:szCs w:val="28"/>
            <w:u w:val="single"/>
          </w:rPr>
          <w:t>van‘t</w:t>
        </w:r>
        <w:proofErr w:type="spellEnd"/>
        <w:r w:rsidRPr="00170E24">
          <w:rPr>
            <w:rFonts w:ascii="Georgia" w:eastAsia="Times New Roman" w:hAnsi="Georgia" w:cs="Times New Roman"/>
            <w:color w:val="0782C1"/>
            <w:sz w:val="28"/>
            <w:szCs w:val="28"/>
            <w:u w:val="single"/>
          </w:rPr>
          <w:t xml:space="preserve"> Veld, 2015</w:t>
        </w:r>
      </w:hyperlink>
      <w:r w:rsidRPr="00170E24">
        <w:rPr>
          <w:rFonts w:ascii="Georgia" w:eastAsia="Times New Roman" w:hAnsi="Georgia" w:cs="Times New Roman"/>
          <w:color w:val="000000"/>
          <w:sz w:val="28"/>
          <w:szCs w:val="28"/>
        </w:rPr>
        <w:t>). Others evoke horizontal notions of variation, describing the width or breadth of issues covered (</w:t>
      </w:r>
      <w:hyperlink r:id="rId61" w:anchor="bibr5" w:history="1">
        <w:r w:rsidRPr="00170E24">
          <w:rPr>
            <w:rFonts w:ascii="Georgia" w:eastAsia="Times New Roman" w:hAnsi="Georgia" w:cs="Times New Roman"/>
            <w:color w:val="0782C1"/>
            <w:sz w:val="28"/>
            <w:szCs w:val="28"/>
            <w:u w:val="single"/>
          </w:rPr>
          <w:t>Auld, 2014</w:t>
        </w:r>
      </w:hyperlink>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"bibr35"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Heyes</w:t>
      </w:r>
      <w:proofErr w:type="spellEnd"/>
      <w:r w:rsidRPr="00170E24">
        <w:rPr>
          <w:rFonts w:ascii="Georgia" w:eastAsia="Times New Roman" w:hAnsi="Georgia" w:cs="Times New Roman"/>
          <w:color w:val="0782C1"/>
          <w:sz w:val="28"/>
          <w:szCs w:val="28"/>
          <w:u w:val="single"/>
        </w:rPr>
        <w:t xml:space="preserve"> &amp; Martin, 2017</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"bibr17"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Cashore</w:t>
      </w:r>
      <w:proofErr w:type="spellEnd"/>
      <w:r w:rsidRPr="00170E24">
        <w:rPr>
          <w:rFonts w:ascii="Georgia" w:eastAsia="Times New Roman" w:hAnsi="Georgia" w:cs="Times New Roman"/>
          <w:color w:val="0782C1"/>
          <w:sz w:val="28"/>
          <w:szCs w:val="28"/>
          <w:u w:val="single"/>
        </w:rPr>
        <w:t xml:space="preserve"> and </w:t>
      </w:r>
      <w:proofErr w:type="spellStart"/>
      <w:r w:rsidRPr="00170E24">
        <w:rPr>
          <w:rFonts w:ascii="Georgia" w:eastAsia="Times New Roman" w:hAnsi="Georgia" w:cs="Times New Roman"/>
          <w:color w:val="0782C1"/>
          <w:sz w:val="28"/>
          <w:szCs w:val="28"/>
          <w:u w:val="single"/>
        </w:rPr>
        <w:t>Howlett</w:t>
      </w:r>
      <w:proofErr w:type="spellEnd"/>
      <w:r w:rsidRPr="00170E24">
        <w:rPr>
          <w:rFonts w:ascii="Georgia" w:eastAsia="Times New Roman" w:hAnsi="Georgia" w:cs="Times New Roman"/>
          <w:color w:val="0782C1"/>
          <w:sz w:val="28"/>
          <w:szCs w:val="28"/>
          <w:u w:val="single"/>
        </w:rPr>
        <w:t xml:space="preserve"> (2007)</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call attention to variation in prescriptiveness versus flexibility, that is, the extent to which regulations use mandatory and substantive performance thresholds. Others measure height in a relative sense, defining the “benchmark” as the higher standard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"bibr54"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Overdevest</w:t>
      </w:r>
      <w:proofErr w:type="spellEnd"/>
      <w:r w:rsidRPr="00170E24">
        <w:rPr>
          <w:rFonts w:ascii="Georgia" w:eastAsia="Times New Roman" w:hAnsi="Georgia" w:cs="Times New Roman"/>
          <w:color w:val="0782C1"/>
          <w:sz w:val="28"/>
          <w:szCs w:val="28"/>
          <w:u w:val="single"/>
        </w:rPr>
        <w:t>, 2005</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w:t>
      </w:r>
      <w:hyperlink r:id="rId62" w:anchor="bibr55" w:history="1">
        <w:r w:rsidRPr="00170E24">
          <w:rPr>
            <w:rFonts w:ascii="Georgia" w:eastAsia="Times New Roman" w:hAnsi="Georgia" w:cs="Times New Roman"/>
            <w:color w:val="0782C1"/>
            <w:sz w:val="28"/>
            <w:szCs w:val="28"/>
            <w:u w:val="single"/>
          </w:rPr>
          <w:t>2010</w:t>
        </w:r>
      </w:hyperlink>
      <w:r w:rsidRPr="00170E24">
        <w:rPr>
          <w:rFonts w:ascii="Georgia" w:eastAsia="Times New Roman" w:hAnsi="Georgia" w:cs="Times New Roman"/>
          <w:color w:val="000000"/>
          <w:sz w:val="28"/>
          <w:szCs w:val="28"/>
        </w:rPr>
        <w:t>). Still others combine concepts of breadth and prescriptiveness into one broader notion of stringency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"bibr24"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Fransen</w:t>
      </w:r>
      <w:proofErr w:type="spellEnd"/>
      <w:r w:rsidRPr="00170E24">
        <w:rPr>
          <w:rFonts w:ascii="Georgia" w:eastAsia="Times New Roman" w:hAnsi="Georgia" w:cs="Times New Roman"/>
          <w:color w:val="0782C1"/>
          <w:sz w:val="28"/>
          <w:szCs w:val="28"/>
          <w:u w:val="single"/>
        </w:rPr>
        <w:t>, 2011</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These distinct dimensions of stringency are often conflated. For example, formal models often assign each program a single overall “quality” or “stringency” parameter that could be measured multiple ways yielding different empirical results. And these are only a few of the many measures of stringency used in this literature, ranging from approaches so broad that they conflate many of these concepts to so narrow that they measure only a few select components of just one (see </w:t>
      </w:r>
      <w:hyperlink r:id="rId63" w:anchor="table1" w:history="1">
        <w:r w:rsidRPr="00170E24">
          <w:rPr>
            <w:rFonts w:ascii="Georgia" w:eastAsia="Times New Roman" w:hAnsi="Georgia" w:cs="Times New Roman"/>
            <w:color w:val="0782C1"/>
            <w:sz w:val="28"/>
            <w:szCs w:val="28"/>
            <w:u w:val="single"/>
          </w:rPr>
          <w:t>Table 1</w:t>
        </w:r>
      </w:hyperlink>
      <w:r w:rsidRPr="00170E24">
        <w:rPr>
          <w:rFonts w:ascii="Georgia" w:eastAsia="Times New Roman" w:hAnsi="Georgia" w:cs="Times New Roman"/>
          <w:color w:val="000000"/>
          <w:sz w:val="28"/>
          <w:szCs w:val="28"/>
        </w:rPr>
        <w:t>).</w:t>
      </w:r>
    </w:p>
    <w:p w:rsidR="00170E24" w:rsidRPr="00170E24" w:rsidRDefault="00170E24" w:rsidP="00170E24">
      <w:pPr>
        <w:jc w:val="center"/>
        <w:rPr>
          <w:rFonts w:ascii="Georgia" w:eastAsia="Times New Roman" w:hAnsi="Georgia" w:cs="Times New Roman"/>
          <w:b/>
          <w:bCs/>
          <w:color w:val="000000"/>
          <w:sz w:val="28"/>
          <w:szCs w:val="28"/>
        </w:rPr>
      </w:pPr>
      <w:r w:rsidRPr="00170E24">
        <w:rPr>
          <w:rFonts w:ascii="Georgia" w:eastAsia="Times New Roman" w:hAnsi="Georgia" w:cs="Times New Roman"/>
          <w:b/>
          <w:bCs/>
          <w:color w:val="000000"/>
          <w:sz w:val="28"/>
          <w:szCs w:val="28"/>
        </w:rPr>
        <w:t>Table 1.</w:t>
      </w:r>
    </w:p>
    <w:p w:rsidR="00170E24" w:rsidRPr="00170E24" w:rsidRDefault="00170E24" w:rsidP="00170E24">
      <w:pPr>
        <w:spacing w:after="150"/>
        <w:jc w:val="center"/>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Concepts and Measures of Regulatory Stringency.</w:t>
      </w:r>
    </w:p>
    <w:tbl>
      <w:tblPr>
        <w:tblW w:w="5000" w:type="pct"/>
        <w:tblCellSpacing w:w="0" w:type="dxa"/>
        <w:tblBorders>
          <w:top w:val="dotted" w:sz="6" w:space="0" w:color="D3D3D3"/>
          <w:left w:val="dotted" w:sz="6" w:space="0" w:color="D3D3D3"/>
          <w:bottom w:val="dotted" w:sz="6" w:space="0" w:color="D3D3D3"/>
          <w:right w:val="dotted" w:sz="6" w:space="0" w:color="D3D3D3"/>
        </w:tblBorders>
        <w:tblCellMar>
          <w:left w:w="0" w:type="dxa"/>
          <w:right w:w="0" w:type="dxa"/>
        </w:tblCellMar>
        <w:tblLook w:val="04A0" w:firstRow="1" w:lastRow="0" w:firstColumn="1" w:lastColumn="0" w:noHBand="0" w:noVBand="1"/>
      </w:tblPr>
      <w:tblGrid>
        <w:gridCol w:w="1972"/>
        <w:gridCol w:w="5248"/>
        <w:gridCol w:w="2124"/>
      </w:tblGrid>
      <w:tr w:rsidR="00170E24" w:rsidRPr="00170E24" w:rsidTr="00170E24">
        <w:trPr>
          <w:tblHeader/>
          <w:tblCellSpacing w:w="0" w:type="dxa"/>
        </w:trPr>
        <w:tc>
          <w:tcPr>
            <w:tcW w:w="0" w:type="auto"/>
            <w:tcBorders>
              <w:top w:val="single" w:sz="6" w:space="0" w:color="000000"/>
              <w:left w:val="dotted" w:sz="6" w:space="0" w:color="D3D3D3"/>
              <w:bottom w:val="single" w:sz="6" w:space="0" w:color="000000"/>
              <w:right w:val="dotted" w:sz="6" w:space="0" w:color="D3D3D3"/>
            </w:tcBorders>
            <w:hideMark/>
          </w:tcPr>
          <w:p w:rsidR="00170E24" w:rsidRPr="00170E24" w:rsidRDefault="00170E24" w:rsidP="00170E24">
            <w:pPr>
              <w:rPr>
                <w:rFonts w:ascii="Times New Roman" w:eastAsia="Times New Roman" w:hAnsi="Times New Roman" w:cs="Times New Roman"/>
              </w:rPr>
            </w:pPr>
            <w:r w:rsidRPr="00170E24">
              <w:rPr>
                <w:rFonts w:ascii="Times New Roman" w:eastAsia="Times New Roman" w:hAnsi="Times New Roman" w:cs="Times New Roman"/>
              </w:rPr>
              <w:t>Selected scholarship</w:t>
            </w:r>
          </w:p>
        </w:tc>
        <w:tc>
          <w:tcPr>
            <w:tcW w:w="0" w:type="auto"/>
            <w:tcBorders>
              <w:top w:val="single" w:sz="6" w:space="0" w:color="000000"/>
              <w:left w:val="dotted" w:sz="6" w:space="0" w:color="D3D3D3"/>
              <w:bottom w:val="single" w:sz="6" w:space="0" w:color="000000"/>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Concept (arranged narrow to broad)</w:t>
            </w:r>
          </w:p>
        </w:tc>
        <w:tc>
          <w:tcPr>
            <w:tcW w:w="0" w:type="auto"/>
            <w:tcBorders>
              <w:top w:val="single" w:sz="6" w:space="0" w:color="000000"/>
              <w:left w:val="dotted" w:sz="6" w:space="0" w:color="D3D3D3"/>
              <w:bottom w:val="single" w:sz="6" w:space="0" w:color="000000"/>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Measurement orientation</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hyperlink r:id="rId64" w:anchor="bibr25" w:history="1">
              <w:r w:rsidRPr="00170E24">
                <w:rPr>
                  <w:rFonts w:ascii="Times New Roman" w:eastAsia="Times New Roman" w:hAnsi="Times New Roman" w:cs="Times New Roman"/>
                  <w:color w:val="0782C1"/>
                  <w:u w:val="single"/>
                </w:rPr>
                <w:t>García-Montiel et al. (2017)</w:t>
              </w:r>
            </w:hyperlink>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“more rigorous,” “higher level,” “higher quality,” and thus “Greater complexity/Effectiveness/Cost” vs. “More Simplicity/Lower Cost”</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Number of indicators, descriptions of consistency, coherence, and completeness</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hyperlink r:id="rId65" w:anchor="bibr52" w:history="1">
              <w:r w:rsidRPr="00170E24">
                <w:rPr>
                  <w:rFonts w:ascii="Times New Roman" w:eastAsia="Times New Roman" w:hAnsi="Times New Roman" w:cs="Times New Roman"/>
                  <w:color w:val="0782C1"/>
                  <w:u w:val="single"/>
                </w:rPr>
                <w:t xml:space="preserve">Moore, </w:t>
              </w:r>
              <w:proofErr w:type="spellStart"/>
              <w:r w:rsidRPr="00170E24">
                <w:rPr>
                  <w:rFonts w:ascii="Times New Roman" w:eastAsia="Times New Roman" w:hAnsi="Times New Roman" w:cs="Times New Roman"/>
                  <w:color w:val="0782C1"/>
                  <w:u w:val="single"/>
                </w:rPr>
                <w:t>Cubbage</w:t>
              </w:r>
              <w:proofErr w:type="spellEnd"/>
              <w:r w:rsidRPr="00170E24">
                <w:rPr>
                  <w:rFonts w:ascii="Times New Roman" w:eastAsia="Times New Roman" w:hAnsi="Times New Roman" w:cs="Times New Roman"/>
                  <w:color w:val="0782C1"/>
                  <w:u w:val="single"/>
                </w:rPr>
                <w:t xml:space="preserve">, and </w:t>
              </w:r>
              <w:proofErr w:type="spellStart"/>
              <w:r w:rsidRPr="00170E24">
                <w:rPr>
                  <w:rFonts w:ascii="Times New Roman" w:eastAsia="Times New Roman" w:hAnsi="Times New Roman" w:cs="Times New Roman"/>
                  <w:color w:val="0782C1"/>
                  <w:u w:val="single"/>
                </w:rPr>
                <w:t>Eicheldinger</w:t>
              </w:r>
              <w:proofErr w:type="spellEnd"/>
              <w:r w:rsidRPr="00170E24">
                <w:rPr>
                  <w:rFonts w:ascii="Times New Roman" w:eastAsia="Times New Roman" w:hAnsi="Times New Roman" w:cs="Times New Roman"/>
                  <w:color w:val="0782C1"/>
                  <w:u w:val="single"/>
                </w:rPr>
                <w:t xml:space="preserve"> (2012)</w:t>
              </w:r>
            </w:hyperlink>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Management practices changed</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Survey of self-reported number and type of practices implemented</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hyperlink r:id="rId66" w:anchor="bibr49" w:history="1">
              <w:r w:rsidRPr="00170E24">
                <w:rPr>
                  <w:rFonts w:ascii="Times New Roman" w:eastAsia="Times New Roman" w:hAnsi="Times New Roman" w:cs="Times New Roman"/>
                  <w:color w:val="0782C1"/>
                  <w:u w:val="single"/>
                </w:rPr>
                <w:t xml:space="preserve">McDermott, </w:t>
              </w:r>
              <w:proofErr w:type="spellStart"/>
              <w:r w:rsidRPr="00170E24">
                <w:rPr>
                  <w:rFonts w:ascii="Times New Roman" w:eastAsia="Times New Roman" w:hAnsi="Times New Roman" w:cs="Times New Roman"/>
                  <w:color w:val="0782C1"/>
                  <w:u w:val="single"/>
                </w:rPr>
                <w:t>Cashore</w:t>
              </w:r>
              <w:proofErr w:type="spellEnd"/>
              <w:r w:rsidRPr="00170E24">
                <w:rPr>
                  <w:rFonts w:ascii="Times New Roman" w:eastAsia="Times New Roman" w:hAnsi="Times New Roman" w:cs="Times New Roman"/>
                  <w:color w:val="0782C1"/>
                  <w:u w:val="single"/>
                </w:rPr>
                <w:t xml:space="preserve">, and </w:t>
              </w:r>
              <w:proofErr w:type="spellStart"/>
              <w:r w:rsidRPr="00170E24">
                <w:rPr>
                  <w:rFonts w:ascii="Times New Roman" w:eastAsia="Times New Roman" w:hAnsi="Times New Roman" w:cs="Times New Roman"/>
                  <w:color w:val="0782C1"/>
                  <w:u w:val="single"/>
                </w:rPr>
                <w:t>Kanowski</w:t>
              </w:r>
              <w:proofErr w:type="spellEnd"/>
              <w:r w:rsidRPr="00170E24">
                <w:rPr>
                  <w:rFonts w:ascii="Times New Roman" w:eastAsia="Times New Roman" w:hAnsi="Times New Roman" w:cs="Times New Roman"/>
                  <w:color w:val="0782C1"/>
                  <w:u w:val="single"/>
                </w:rPr>
                <w:t xml:space="preserve"> (2010)</w:t>
              </w:r>
            </w:hyperlink>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“comprehensiveness and prescriptiveness”</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Number of key issues with most prescriptive language</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hyperlink r:id="rId67" w:anchor="bibr56" w:history="1">
              <w:proofErr w:type="spellStart"/>
              <w:r w:rsidRPr="00170E24">
                <w:rPr>
                  <w:rFonts w:ascii="Times New Roman" w:eastAsia="Times New Roman" w:hAnsi="Times New Roman" w:cs="Times New Roman"/>
                  <w:color w:val="0782C1"/>
                  <w:u w:val="single"/>
                </w:rPr>
                <w:t>Overdevest</w:t>
              </w:r>
              <w:proofErr w:type="spellEnd"/>
              <w:r w:rsidRPr="00170E24">
                <w:rPr>
                  <w:rFonts w:ascii="Times New Roman" w:eastAsia="Times New Roman" w:hAnsi="Times New Roman" w:cs="Times New Roman"/>
                  <w:color w:val="0782C1"/>
                  <w:u w:val="single"/>
                </w:rPr>
                <w:t xml:space="preserve"> and Zeitlin (2014)</w:t>
              </w:r>
            </w:hyperlink>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“far apart” or “closer” on select “Characteristics”</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Binary table of select issues and descriptive examples</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hyperlink r:id="rId68" w:anchor="bibr55" w:history="1">
              <w:proofErr w:type="spellStart"/>
              <w:r w:rsidRPr="00170E24">
                <w:rPr>
                  <w:rFonts w:ascii="Times New Roman" w:eastAsia="Times New Roman" w:hAnsi="Times New Roman" w:cs="Times New Roman"/>
                  <w:color w:val="0782C1"/>
                  <w:u w:val="single"/>
                </w:rPr>
                <w:t>Overdevest</w:t>
              </w:r>
              <w:proofErr w:type="spellEnd"/>
              <w:r w:rsidRPr="00170E24">
                <w:rPr>
                  <w:rFonts w:ascii="Times New Roman" w:eastAsia="Times New Roman" w:hAnsi="Times New Roman" w:cs="Times New Roman"/>
                  <w:color w:val="0782C1"/>
                  <w:u w:val="single"/>
                </w:rPr>
                <w:t xml:space="preserve"> (2010)</w:t>
              </w:r>
            </w:hyperlink>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“comparative quality”</w:t>
            </w:r>
            <w:proofErr w:type="gramStart"/>
            <w:r w:rsidRPr="00170E24">
              <w:rPr>
                <w:rFonts w:ascii="Times New Roman" w:eastAsia="Times New Roman" w:hAnsi="Times New Roman" w:cs="Times New Roman"/>
              </w:rPr>
              <w:t>–“</w:t>
            </w:r>
            <w:proofErr w:type="gramEnd"/>
            <w:r w:rsidRPr="00170E24">
              <w:rPr>
                <w:rFonts w:ascii="Times New Roman" w:eastAsia="Times New Roman" w:hAnsi="Times New Roman" w:cs="Times New Roman"/>
              </w:rPr>
              <w:t>weaker” are “revised upwards” to be “equivalent” to “higher and more prescriptive standards”</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Descriptive theory, examples, and review of previous comparisons</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hyperlink r:id="rId69" w:anchor="bibr24" w:history="1">
              <w:proofErr w:type="spellStart"/>
              <w:r w:rsidRPr="00170E24">
                <w:rPr>
                  <w:rFonts w:ascii="Times New Roman" w:eastAsia="Times New Roman" w:hAnsi="Times New Roman" w:cs="Times New Roman"/>
                  <w:color w:val="0782C1"/>
                  <w:u w:val="single"/>
                </w:rPr>
                <w:t>Fransen</w:t>
              </w:r>
              <w:proofErr w:type="spellEnd"/>
              <w:r w:rsidRPr="00170E24">
                <w:rPr>
                  <w:rFonts w:ascii="Times New Roman" w:eastAsia="Times New Roman" w:hAnsi="Times New Roman" w:cs="Times New Roman"/>
                  <w:color w:val="0782C1"/>
                  <w:u w:val="single"/>
                </w:rPr>
                <w:t xml:space="preserve"> (2011)</w:t>
              </w:r>
            </w:hyperlink>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“stringency” as “comprehensive in scope, specific in content, and prescriptive in terms of requirements”</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Description based on “leading policy analysts per issue area”</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hyperlink r:id="rId70" w:anchor="bibr33" w:history="1">
              <w:r w:rsidRPr="00170E24">
                <w:rPr>
                  <w:rFonts w:ascii="Times New Roman" w:eastAsia="Times New Roman" w:hAnsi="Times New Roman" w:cs="Times New Roman"/>
                  <w:color w:val="0782C1"/>
                  <w:u w:val="single"/>
                </w:rPr>
                <w:t xml:space="preserve">Hansen, Fletcher, </w:t>
              </w:r>
              <w:proofErr w:type="spellStart"/>
              <w:r w:rsidRPr="00170E24">
                <w:rPr>
                  <w:rFonts w:ascii="Times New Roman" w:eastAsia="Times New Roman" w:hAnsi="Times New Roman" w:cs="Times New Roman"/>
                  <w:color w:val="0782C1"/>
                  <w:u w:val="single"/>
                </w:rPr>
                <w:t>Cashore</w:t>
              </w:r>
              <w:proofErr w:type="spellEnd"/>
              <w:r w:rsidRPr="00170E24">
                <w:rPr>
                  <w:rFonts w:ascii="Times New Roman" w:eastAsia="Times New Roman" w:hAnsi="Times New Roman" w:cs="Times New Roman"/>
                  <w:color w:val="0782C1"/>
                  <w:u w:val="single"/>
                </w:rPr>
                <w:t>, and McDermott (2006)</w:t>
              </w:r>
            </w:hyperlink>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Select “general features” and “six aspects” of management</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Descriptive table of select issues</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hyperlink r:id="rId71" w:anchor="bibr5" w:history="1">
              <w:r w:rsidRPr="00170E24">
                <w:rPr>
                  <w:rFonts w:ascii="Times New Roman" w:eastAsia="Times New Roman" w:hAnsi="Times New Roman" w:cs="Times New Roman"/>
                  <w:color w:val="0782C1"/>
                  <w:u w:val="single"/>
                </w:rPr>
                <w:t>Auld (2014)</w:t>
              </w:r>
            </w:hyperlink>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“Policy scope and regulatory domain,” “policy changes,” “character of the rules developed”</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Description of the set of problems addressed and how</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hyperlink r:id="rId72" w:anchor="bibr16" w:history="1">
              <w:proofErr w:type="spellStart"/>
              <w:r w:rsidRPr="00170E24">
                <w:rPr>
                  <w:rFonts w:ascii="Times New Roman" w:eastAsia="Times New Roman" w:hAnsi="Times New Roman" w:cs="Times New Roman"/>
                  <w:color w:val="0782C1"/>
                  <w:u w:val="single"/>
                </w:rPr>
                <w:t>Cashore</w:t>
              </w:r>
              <w:proofErr w:type="spellEnd"/>
              <w:r w:rsidRPr="00170E24">
                <w:rPr>
                  <w:rFonts w:ascii="Times New Roman" w:eastAsia="Times New Roman" w:hAnsi="Times New Roman" w:cs="Times New Roman"/>
                  <w:color w:val="0782C1"/>
                  <w:u w:val="single"/>
                </w:rPr>
                <w:t>, Auld, and Newsom (2004)</w:t>
              </w:r>
            </w:hyperlink>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“stringency”</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Descriptive theory, examples</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hyperlink r:id="rId73" w:anchor="bibr65" w:history="1">
              <w:r w:rsidRPr="00170E24">
                <w:rPr>
                  <w:rFonts w:ascii="Times New Roman" w:eastAsia="Times New Roman" w:hAnsi="Times New Roman" w:cs="Times New Roman"/>
                  <w:color w:val="0782C1"/>
                  <w:u w:val="single"/>
                </w:rPr>
                <w:t xml:space="preserve">Smith and </w:t>
              </w:r>
              <w:proofErr w:type="spellStart"/>
              <w:r w:rsidRPr="00170E24">
                <w:rPr>
                  <w:rFonts w:ascii="Times New Roman" w:eastAsia="Times New Roman" w:hAnsi="Times New Roman" w:cs="Times New Roman"/>
                  <w:color w:val="0782C1"/>
                  <w:u w:val="single"/>
                </w:rPr>
                <w:t>Fischlein</w:t>
              </w:r>
              <w:proofErr w:type="spellEnd"/>
              <w:r w:rsidRPr="00170E24">
                <w:rPr>
                  <w:rFonts w:ascii="Times New Roman" w:eastAsia="Times New Roman" w:hAnsi="Times New Roman" w:cs="Times New Roman"/>
                  <w:color w:val="0782C1"/>
                  <w:u w:val="single"/>
                </w:rPr>
                <w:t xml:space="preserve"> (2010)</w:t>
              </w:r>
            </w:hyperlink>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“stringency” of “weightings across multiple, and often conflicting, attributes,” also “excellence in content”</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Descriptive theory, examples</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hyperlink r:id="rId74" w:anchor="bibr58" w:history="1">
              <w:r w:rsidRPr="00170E24">
                <w:rPr>
                  <w:rFonts w:ascii="Times New Roman" w:eastAsia="Times New Roman" w:hAnsi="Times New Roman" w:cs="Times New Roman"/>
                  <w:color w:val="0782C1"/>
                  <w:u w:val="single"/>
                </w:rPr>
                <w:t>Porter (2014)</w:t>
              </w:r>
            </w:hyperlink>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“hard law” or “soft law”</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Descriptive examples</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hyperlink r:id="rId75" w:anchor="bibr30" w:history="1">
              <w:proofErr w:type="spellStart"/>
              <w:r w:rsidRPr="00170E24">
                <w:rPr>
                  <w:rFonts w:ascii="Times New Roman" w:eastAsia="Times New Roman" w:hAnsi="Times New Roman" w:cs="Times New Roman"/>
                  <w:color w:val="0782C1"/>
                  <w:u w:val="single"/>
                </w:rPr>
                <w:t>Gulbrandsen</w:t>
              </w:r>
              <w:proofErr w:type="spellEnd"/>
              <w:r w:rsidRPr="00170E24">
                <w:rPr>
                  <w:rFonts w:ascii="Times New Roman" w:eastAsia="Times New Roman" w:hAnsi="Times New Roman" w:cs="Times New Roman"/>
                  <w:color w:val="0782C1"/>
                  <w:u w:val="single"/>
                </w:rPr>
                <w:t xml:space="preserve"> (2004)</w:t>
              </w:r>
            </w:hyperlink>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“variations in the strength”: “more stringent and less discretionary,” “more rigorous and wide-ranging” vs. “weak or lax” with “wider flexibility” Some “regulations have become more flexible” while others are “changing upward”</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Descriptive examples</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hyperlink r:id="rId76" w:anchor="bibr22" w:history="1">
              <w:proofErr w:type="spellStart"/>
              <w:r w:rsidRPr="00170E24">
                <w:rPr>
                  <w:rFonts w:ascii="Times New Roman" w:eastAsia="Times New Roman" w:hAnsi="Times New Roman" w:cs="Times New Roman"/>
                  <w:color w:val="0782C1"/>
                  <w:u w:val="single"/>
                </w:rPr>
                <w:t>Eberlein</w:t>
              </w:r>
              <w:proofErr w:type="spellEnd"/>
              <w:r w:rsidRPr="00170E24">
                <w:rPr>
                  <w:rFonts w:ascii="Times New Roman" w:eastAsia="Times New Roman" w:hAnsi="Times New Roman" w:cs="Times New Roman"/>
                  <w:color w:val="0782C1"/>
                  <w:u w:val="single"/>
                </w:rPr>
                <w:t xml:space="preserve">, Abbott, Black, </w:t>
              </w:r>
              <w:proofErr w:type="spellStart"/>
              <w:r w:rsidRPr="00170E24">
                <w:rPr>
                  <w:rFonts w:ascii="Times New Roman" w:eastAsia="Times New Roman" w:hAnsi="Times New Roman" w:cs="Times New Roman"/>
                  <w:color w:val="0782C1"/>
                  <w:u w:val="single"/>
                </w:rPr>
                <w:t>Meidinger</w:t>
              </w:r>
              <w:proofErr w:type="spellEnd"/>
              <w:r w:rsidRPr="00170E24">
                <w:rPr>
                  <w:rFonts w:ascii="Times New Roman" w:eastAsia="Times New Roman" w:hAnsi="Times New Roman" w:cs="Times New Roman"/>
                  <w:color w:val="0782C1"/>
                  <w:u w:val="single"/>
                </w:rPr>
                <w:t>, and Wood (2014)</w:t>
              </w:r>
            </w:hyperlink>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“differentiation” along “dimensions of regulatory governance,” e.g., “more or less stringent” or “regulatory capacity”</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Descriptive typology, examples</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hyperlink r:id="rId77" w:anchor="bibr34" w:history="1">
              <w:r w:rsidRPr="00170E24">
                <w:rPr>
                  <w:rFonts w:ascii="Times New Roman" w:eastAsia="Times New Roman" w:hAnsi="Times New Roman" w:cs="Times New Roman"/>
                  <w:color w:val="0782C1"/>
                  <w:u w:val="single"/>
                </w:rPr>
                <w:t>Hassel (2008)</w:t>
              </w:r>
            </w:hyperlink>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“high- and low-quality regulation,” “higher standards” vs. “lower standards”</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Descriptive theory, examples</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hyperlink r:id="rId78" w:anchor="bibr6" w:history="1">
              <w:r w:rsidRPr="00170E24">
                <w:rPr>
                  <w:rFonts w:ascii="Times New Roman" w:eastAsia="Times New Roman" w:hAnsi="Times New Roman" w:cs="Times New Roman"/>
                  <w:color w:val="0782C1"/>
                  <w:u w:val="single"/>
                </w:rPr>
                <w:t>Bartley (2003)</w:t>
              </w:r>
            </w:hyperlink>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“more credible claims” vs. “lax standards”</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Descriptive theory, examples</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hyperlink r:id="rId79" w:anchor="bibr1" w:history="1">
              <w:r w:rsidRPr="00170E24">
                <w:rPr>
                  <w:rFonts w:ascii="Times New Roman" w:eastAsia="Times New Roman" w:hAnsi="Times New Roman" w:cs="Times New Roman"/>
                  <w:color w:val="0782C1"/>
                  <w:u w:val="single"/>
                </w:rPr>
                <w:t>Abbott and Snidal (2009)</w:t>
              </w:r>
            </w:hyperlink>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“regulatory outcomes”</w:t>
            </w:r>
            <w:proofErr w:type="gramStart"/>
            <w:r w:rsidRPr="00170E24">
              <w:rPr>
                <w:rFonts w:ascii="Times New Roman" w:eastAsia="Times New Roman" w:hAnsi="Times New Roman" w:cs="Times New Roman"/>
              </w:rPr>
              <w:t>–“</w:t>
            </w:r>
            <w:proofErr w:type="gramEnd"/>
            <w:r w:rsidRPr="00170E24">
              <w:rPr>
                <w:rFonts w:ascii="Times New Roman" w:eastAsia="Times New Roman" w:hAnsi="Times New Roman" w:cs="Times New Roman"/>
              </w:rPr>
              <w:t>stringent” “higher standards” vs. “less stringent” “business-friendly” “weaker standards”</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Descriptive theory</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hyperlink r:id="rId80" w:anchor="bibr10" w:history="1">
              <w:r w:rsidRPr="00170E24">
                <w:rPr>
                  <w:rFonts w:ascii="Times New Roman" w:eastAsia="Times New Roman" w:hAnsi="Times New Roman" w:cs="Times New Roman"/>
                  <w:color w:val="0782C1"/>
                  <w:u w:val="single"/>
                </w:rPr>
                <w:t xml:space="preserve">Bernstein and </w:t>
              </w:r>
              <w:proofErr w:type="spellStart"/>
              <w:r w:rsidRPr="00170E24">
                <w:rPr>
                  <w:rFonts w:ascii="Times New Roman" w:eastAsia="Times New Roman" w:hAnsi="Times New Roman" w:cs="Times New Roman"/>
                  <w:color w:val="0782C1"/>
                  <w:u w:val="single"/>
                </w:rPr>
                <w:t>Cashore</w:t>
              </w:r>
              <w:proofErr w:type="spellEnd"/>
              <w:r w:rsidRPr="00170E24">
                <w:rPr>
                  <w:rFonts w:ascii="Times New Roman" w:eastAsia="Times New Roman" w:hAnsi="Times New Roman" w:cs="Times New Roman"/>
                  <w:color w:val="0782C1"/>
                  <w:u w:val="single"/>
                </w:rPr>
                <w:t xml:space="preserve"> (2007)</w:t>
              </w:r>
            </w:hyperlink>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Pressure to “raise” or “lower” requirements “explains convergence/divergence”</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Descriptive theory</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hyperlink r:id="rId81" w:anchor="bibr42" w:history="1">
              <w:proofErr w:type="spellStart"/>
              <w:r w:rsidRPr="00170E24">
                <w:rPr>
                  <w:rFonts w:ascii="Times New Roman" w:eastAsia="Times New Roman" w:hAnsi="Times New Roman" w:cs="Times New Roman"/>
                  <w:color w:val="0782C1"/>
                  <w:u w:val="single"/>
                </w:rPr>
                <w:t>Kollman</w:t>
              </w:r>
              <w:proofErr w:type="spellEnd"/>
              <w:r w:rsidRPr="00170E24">
                <w:rPr>
                  <w:rFonts w:ascii="Times New Roman" w:eastAsia="Times New Roman" w:hAnsi="Times New Roman" w:cs="Times New Roman"/>
                  <w:color w:val="0782C1"/>
                  <w:u w:val="single"/>
                </w:rPr>
                <w:t xml:space="preserve"> and Prakash (2001)</w:t>
              </w:r>
            </w:hyperlink>
            <w:r w:rsidRPr="00170E24">
              <w:rPr>
                <w:rFonts w:ascii="Times New Roman" w:eastAsia="Times New Roman" w:hAnsi="Times New Roman" w:cs="Times New Roman"/>
              </w:rPr>
              <w:t>, </w:t>
            </w:r>
            <w:hyperlink r:id="rId82" w:anchor="bibr59" w:history="1">
              <w:r w:rsidRPr="00170E24">
                <w:rPr>
                  <w:rFonts w:ascii="Times New Roman" w:eastAsia="Times New Roman" w:hAnsi="Times New Roman" w:cs="Times New Roman"/>
                  <w:color w:val="0782C1"/>
                  <w:u w:val="single"/>
                </w:rPr>
                <w:t>Potoski and Prakash (2005)</w:t>
              </w:r>
            </w:hyperlink>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“lax” or “processes-based” vs. “more stringent” “outcome-based” or “product-based” “types of regulations”</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ISO14001 classified as process-based, stringency assessed only for public regulations</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hyperlink r:id="rId83" w:anchor="bibr62" w:history="1">
              <w:r w:rsidRPr="00170E24">
                <w:rPr>
                  <w:rFonts w:ascii="Times New Roman" w:eastAsia="Times New Roman" w:hAnsi="Times New Roman" w:cs="Times New Roman"/>
                  <w:color w:val="0782C1"/>
                  <w:u w:val="single"/>
                </w:rPr>
                <w:t>Prakash and Potoski (2007)</w:t>
              </w:r>
            </w:hyperlink>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“stringent” vs. “lenient”</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Costs, social externalities, and branding benefits</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r w:rsidRPr="00170E24">
              <w:rPr>
                <w:rFonts w:ascii="Times New Roman" w:eastAsia="Times New Roman" w:hAnsi="Times New Roman" w:cs="Times New Roman"/>
              </w:rPr>
              <w:t>Formal models of “stringency” or “quality”</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“sustainability quality level” (</w:t>
            </w:r>
            <w:proofErr w:type="spellStart"/>
            <w:r w:rsidRPr="00170E24">
              <w:rPr>
                <w:rFonts w:ascii="Times New Roman" w:eastAsia="Times New Roman" w:hAnsi="Times New Roman" w:cs="Times New Roman"/>
              </w:rPr>
              <w:fldChar w:fldCharType="begin"/>
            </w:r>
            <w:r w:rsidRPr="00170E24">
              <w:rPr>
                <w:rFonts w:ascii="Times New Roman" w:eastAsia="Times New Roman" w:hAnsi="Times New Roman" w:cs="Times New Roman"/>
              </w:rPr>
              <w:instrText xml:space="preserve"> HYPERLINK "https://emxpert.net/sageedit/journals/Embox/Index/858874" \l "bibr57" </w:instrText>
            </w:r>
            <w:r w:rsidRPr="00170E24">
              <w:rPr>
                <w:rFonts w:ascii="Times New Roman" w:eastAsia="Times New Roman" w:hAnsi="Times New Roman" w:cs="Times New Roman"/>
              </w:rPr>
              <w:fldChar w:fldCharType="separate"/>
            </w:r>
            <w:r w:rsidRPr="00170E24">
              <w:rPr>
                <w:rFonts w:ascii="Times New Roman" w:eastAsia="Times New Roman" w:hAnsi="Times New Roman" w:cs="Times New Roman"/>
                <w:color w:val="0782C1"/>
                <w:u w:val="single"/>
              </w:rPr>
              <w:t>Poret</w:t>
            </w:r>
            <w:proofErr w:type="spellEnd"/>
            <w:r w:rsidRPr="00170E24">
              <w:rPr>
                <w:rFonts w:ascii="Times New Roman" w:eastAsia="Times New Roman" w:hAnsi="Times New Roman" w:cs="Times New Roman"/>
                <w:color w:val="0782C1"/>
                <w:u w:val="single"/>
              </w:rPr>
              <w:t>, 2016</w:t>
            </w:r>
            <w:r w:rsidRPr="00170E24">
              <w:rPr>
                <w:rFonts w:ascii="Times New Roman" w:eastAsia="Times New Roman" w:hAnsi="Times New Roman" w:cs="Times New Roman"/>
              </w:rPr>
              <w:fldChar w:fldCharType="end"/>
            </w:r>
            <w:r w:rsidRPr="00170E24">
              <w:rPr>
                <w:rFonts w:ascii="Times New Roman" w:eastAsia="Times New Roman" w:hAnsi="Times New Roman" w:cs="Times New Roman"/>
              </w:rPr>
              <w:t>), “stricter rules” (</w:t>
            </w:r>
            <w:hyperlink r:id="rId84" w:anchor="bibr64" w:history="1">
              <w:r w:rsidRPr="00170E24">
                <w:rPr>
                  <w:rFonts w:ascii="Times New Roman" w:eastAsia="Times New Roman" w:hAnsi="Times New Roman" w:cs="Times New Roman"/>
                  <w:color w:val="0782C1"/>
                  <w:u w:val="single"/>
                </w:rPr>
                <w:t xml:space="preserve">Schmitz, Baum, </w:t>
              </w:r>
              <w:proofErr w:type="spellStart"/>
              <w:r w:rsidRPr="00170E24">
                <w:rPr>
                  <w:rFonts w:ascii="Times New Roman" w:eastAsia="Times New Roman" w:hAnsi="Times New Roman" w:cs="Times New Roman"/>
                  <w:color w:val="0782C1"/>
                  <w:u w:val="single"/>
                </w:rPr>
                <w:t>Huett</w:t>
              </w:r>
              <w:proofErr w:type="spellEnd"/>
              <w:r w:rsidRPr="00170E24">
                <w:rPr>
                  <w:rFonts w:ascii="Times New Roman" w:eastAsia="Times New Roman" w:hAnsi="Times New Roman" w:cs="Times New Roman"/>
                  <w:color w:val="0782C1"/>
                  <w:u w:val="single"/>
                </w:rPr>
                <w:t xml:space="preserve">, &amp; </w:t>
              </w:r>
              <w:proofErr w:type="spellStart"/>
              <w:r w:rsidRPr="00170E24">
                <w:rPr>
                  <w:rFonts w:ascii="Times New Roman" w:eastAsia="Times New Roman" w:hAnsi="Times New Roman" w:cs="Times New Roman"/>
                  <w:color w:val="0782C1"/>
                  <w:u w:val="single"/>
                </w:rPr>
                <w:t>Kabst</w:t>
              </w:r>
              <w:proofErr w:type="spellEnd"/>
              <w:r w:rsidRPr="00170E24">
                <w:rPr>
                  <w:rFonts w:ascii="Times New Roman" w:eastAsia="Times New Roman" w:hAnsi="Times New Roman" w:cs="Times New Roman"/>
                  <w:color w:val="0782C1"/>
                  <w:u w:val="single"/>
                </w:rPr>
                <w:t>, 2017</w:t>
              </w:r>
            </w:hyperlink>
            <w:r w:rsidRPr="00170E24">
              <w:rPr>
                <w:rFonts w:ascii="Times New Roman" w:eastAsia="Times New Roman" w:hAnsi="Times New Roman" w:cs="Times New Roman"/>
              </w:rPr>
              <w:t>), “stringency” (</w:t>
            </w:r>
            <w:hyperlink r:id="rId85" w:anchor="bibr23" w:history="1">
              <w:r w:rsidRPr="00170E24">
                <w:rPr>
                  <w:rFonts w:ascii="Times New Roman" w:eastAsia="Times New Roman" w:hAnsi="Times New Roman" w:cs="Times New Roman"/>
                  <w:color w:val="0782C1"/>
                  <w:u w:val="single"/>
                </w:rPr>
                <w:t>Fischer &amp; Lyon, 2014</w:t>
              </w:r>
            </w:hyperlink>
            <w:r w:rsidRPr="00170E24">
              <w:rPr>
                <w:rFonts w:ascii="Times New Roman" w:eastAsia="Times New Roman" w:hAnsi="Times New Roman" w:cs="Times New Roman"/>
              </w:rPr>
              <w:t>)</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Costs vs. benefits to programs &amp; firms</w:t>
            </w:r>
          </w:p>
        </w:tc>
      </w:tr>
      <w:tr w:rsidR="00170E24" w:rsidRPr="00170E24" w:rsidTr="00170E24">
        <w:trPr>
          <w:tblCellSpacing w:w="0" w:type="dxa"/>
        </w:trPr>
        <w:tc>
          <w:tcPr>
            <w:tcW w:w="0" w:type="auto"/>
            <w:tcBorders>
              <w:top w:val="dotted" w:sz="6" w:space="0" w:color="D3D3D3"/>
              <w:left w:val="dotted" w:sz="6" w:space="0" w:color="D3D3D3"/>
              <w:bottom w:val="single" w:sz="6" w:space="0" w:color="000000"/>
              <w:right w:val="dotted" w:sz="6" w:space="0" w:color="D3D3D3"/>
            </w:tcBorders>
            <w:hideMark/>
          </w:tcPr>
          <w:p w:rsidR="00170E24" w:rsidRPr="00170E24" w:rsidRDefault="00170E24" w:rsidP="00170E24">
            <w:pPr>
              <w:rPr>
                <w:rFonts w:ascii="Times New Roman" w:eastAsia="Times New Roman" w:hAnsi="Times New Roman" w:cs="Times New Roman"/>
              </w:rPr>
            </w:pPr>
            <w:r w:rsidRPr="00170E24">
              <w:rPr>
                <w:rFonts w:ascii="Times New Roman" w:eastAsia="Times New Roman" w:hAnsi="Times New Roman" w:cs="Times New Roman"/>
              </w:rPr>
              <w:t>Formal models of issue scope</w:t>
            </w:r>
          </w:p>
        </w:tc>
        <w:tc>
          <w:tcPr>
            <w:tcW w:w="0" w:type="auto"/>
            <w:tcBorders>
              <w:top w:val="dotted" w:sz="6" w:space="0" w:color="D3D3D3"/>
              <w:left w:val="dotted" w:sz="6" w:space="0" w:color="D3D3D3"/>
              <w:bottom w:val="single" w:sz="6" w:space="0" w:color="000000"/>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“issue-width” in an “issue space” (</w:t>
            </w:r>
            <w:proofErr w:type="spellStart"/>
            <w:r w:rsidRPr="00170E24">
              <w:rPr>
                <w:rFonts w:ascii="Times New Roman" w:eastAsia="Times New Roman" w:hAnsi="Times New Roman" w:cs="Times New Roman"/>
              </w:rPr>
              <w:fldChar w:fldCharType="begin"/>
            </w:r>
            <w:r w:rsidRPr="00170E24">
              <w:rPr>
                <w:rFonts w:ascii="Times New Roman" w:eastAsia="Times New Roman" w:hAnsi="Times New Roman" w:cs="Times New Roman"/>
              </w:rPr>
              <w:instrText xml:space="preserve"> HYPERLINK "https://emxpert.net/sageedit/journals/Embox/Index/858874" \l "bibr35" </w:instrText>
            </w:r>
            <w:r w:rsidRPr="00170E24">
              <w:rPr>
                <w:rFonts w:ascii="Times New Roman" w:eastAsia="Times New Roman" w:hAnsi="Times New Roman" w:cs="Times New Roman"/>
              </w:rPr>
              <w:fldChar w:fldCharType="separate"/>
            </w:r>
            <w:r w:rsidRPr="00170E24">
              <w:rPr>
                <w:rFonts w:ascii="Times New Roman" w:eastAsia="Times New Roman" w:hAnsi="Times New Roman" w:cs="Times New Roman"/>
                <w:color w:val="0782C1"/>
                <w:u w:val="single"/>
              </w:rPr>
              <w:t>Heyes</w:t>
            </w:r>
            <w:proofErr w:type="spellEnd"/>
            <w:r w:rsidRPr="00170E24">
              <w:rPr>
                <w:rFonts w:ascii="Times New Roman" w:eastAsia="Times New Roman" w:hAnsi="Times New Roman" w:cs="Times New Roman"/>
                <w:color w:val="0782C1"/>
                <w:u w:val="single"/>
              </w:rPr>
              <w:t xml:space="preserve"> &amp; Martin, 2017</w:t>
            </w:r>
            <w:r w:rsidRPr="00170E24">
              <w:rPr>
                <w:rFonts w:ascii="Times New Roman" w:eastAsia="Times New Roman" w:hAnsi="Times New Roman" w:cs="Times New Roman"/>
              </w:rPr>
              <w:fldChar w:fldCharType="end"/>
            </w:r>
            <w:r w:rsidRPr="00170E24">
              <w:rPr>
                <w:rFonts w:ascii="Times New Roman" w:eastAsia="Times New Roman" w:hAnsi="Times New Roman" w:cs="Times New Roman"/>
              </w:rPr>
              <w:t>)</w:t>
            </w:r>
          </w:p>
        </w:tc>
        <w:tc>
          <w:tcPr>
            <w:tcW w:w="0" w:type="auto"/>
            <w:tcBorders>
              <w:top w:val="dotted" w:sz="6" w:space="0" w:color="D3D3D3"/>
              <w:left w:val="dotted" w:sz="6" w:space="0" w:color="D3D3D3"/>
              <w:bottom w:val="single" w:sz="6" w:space="0" w:color="000000"/>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Costs vs. benefits to programs and funders</w:t>
            </w:r>
          </w:p>
        </w:tc>
      </w:tr>
    </w:tbl>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Overall, concepts of stringency in existing work tend to be either insufficiently precise to be consistently applied across programs, insufficiently comprehensive to yield consistent results, or completely absent. (To be sure, similar problems plague public policy scholarship; </w:t>
      </w:r>
      <w:hyperlink r:id="rId86" w:anchor="bibr14" w:history="1">
        <w:r w:rsidRPr="00170E24">
          <w:rPr>
            <w:rFonts w:ascii="Georgia" w:eastAsia="Times New Roman" w:hAnsi="Georgia" w:cs="Times New Roman"/>
            <w:color w:val="0782C1"/>
            <w:sz w:val="28"/>
            <w:szCs w:val="28"/>
            <w:u w:val="single"/>
          </w:rPr>
          <w:t>Brunel &amp; Levinson, 2016</w:t>
        </w:r>
      </w:hyperlink>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"bibr37"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Howlett</w:t>
      </w:r>
      <w:proofErr w:type="spellEnd"/>
      <w:r w:rsidRPr="00170E24">
        <w:rPr>
          <w:rFonts w:ascii="Georgia" w:eastAsia="Times New Roman" w:hAnsi="Georgia" w:cs="Times New Roman"/>
          <w:color w:val="0782C1"/>
          <w:sz w:val="28"/>
          <w:szCs w:val="28"/>
          <w:u w:val="single"/>
        </w:rPr>
        <w:t xml:space="preserve"> &amp; </w:t>
      </w:r>
      <w:proofErr w:type="spellStart"/>
      <w:r w:rsidRPr="00170E24">
        <w:rPr>
          <w:rFonts w:ascii="Georgia" w:eastAsia="Times New Roman" w:hAnsi="Georgia" w:cs="Times New Roman"/>
          <w:color w:val="0782C1"/>
          <w:sz w:val="28"/>
          <w:szCs w:val="28"/>
          <w:u w:val="single"/>
        </w:rPr>
        <w:t>Cashore</w:t>
      </w:r>
      <w:proofErr w:type="spellEnd"/>
      <w:r w:rsidRPr="00170E24">
        <w:rPr>
          <w:rFonts w:ascii="Georgia" w:eastAsia="Times New Roman" w:hAnsi="Georgia" w:cs="Times New Roman"/>
          <w:color w:val="0782C1"/>
          <w:sz w:val="28"/>
          <w:szCs w:val="28"/>
          <w:u w:val="single"/>
        </w:rPr>
        <w:t>, 2007</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In the absence of consistent measures of regulatory stringency, scholars have turned to proxy measures. For example,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"bibr18"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Darnall</w:t>
      </w:r>
      <w:proofErr w:type="spellEnd"/>
      <w:r w:rsidRPr="00170E24">
        <w:rPr>
          <w:rFonts w:ascii="Georgia" w:eastAsia="Times New Roman" w:hAnsi="Georgia" w:cs="Times New Roman"/>
          <w:color w:val="0782C1"/>
          <w:sz w:val="28"/>
          <w:szCs w:val="28"/>
          <w:u w:val="single"/>
        </w:rPr>
        <w:t>, Potoski, and Prakash (2010)</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suggest that a program’s sponsor is a signal of its stringency. In the broadest study to date, </w:t>
      </w:r>
      <w:hyperlink r:id="rId87" w:anchor="bibr67" w:history="1">
        <w:r w:rsidRPr="00170E24">
          <w:rPr>
            <w:rFonts w:ascii="Georgia" w:eastAsia="Times New Roman" w:hAnsi="Georgia" w:cs="Times New Roman"/>
            <w:color w:val="0782C1"/>
            <w:sz w:val="28"/>
            <w:szCs w:val="28"/>
            <w:u w:val="single"/>
          </w:rPr>
          <w:t xml:space="preserve">van der </w:t>
        </w:r>
        <w:proofErr w:type="spellStart"/>
        <w:r w:rsidRPr="00170E24">
          <w:rPr>
            <w:rFonts w:ascii="Georgia" w:eastAsia="Times New Roman" w:hAnsi="Georgia" w:cs="Times New Roman"/>
            <w:color w:val="0782C1"/>
            <w:sz w:val="28"/>
            <w:szCs w:val="28"/>
            <w:u w:val="single"/>
          </w:rPr>
          <w:t>Ven</w:t>
        </w:r>
        <w:proofErr w:type="spellEnd"/>
        <w:r w:rsidRPr="00170E24">
          <w:rPr>
            <w:rFonts w:ascii="Georgia" w:eastAsia="Times New Roman" w:hAnsi="Georgia" w:cs="Times New Roman"/>
            <w:color w:val="0782C1"/>
            <w:sz w:val="28"/>
            <w:szCs w:val="28"/>
            <w:u w:val="single"/>
          </w:rPr>
          <w:t xml:space="preserve"> (2015)</w:t>
        </w:r>
      </w:hyperlink>
      <w:r w:rsidRPr="00170E24">
        <w:rPr>
          <w:rFonts w:ascii="Georgia" w:eastAsia="Times New Roman" w:hAnsi="Georgia" w:cs="Times New Roman"/>
          <w:color w:val="000000"/>
          <w:sz w:val="28"/>
          <w:szCs w:val="28"/>
        </w:rPr>
        <w:t> uses another common proxy for stringency–compliance with </w:t>
      </w:r>
      <w:r w:rsidRPr="00170E24">
        <w:rPr>
          <w:rFonts w:ascii="Georgia" w:eastAsia="Times New Roman" w:hAnsi="Georgia" w:cs="Times New Roman"/>
          <w:i/>
          <w:iCs/>
          <w:color w:val="000000"/>
          <w:sz w:val="28"/>
          <w:szCs w:val="28"/>
        </w:rPr>
        <w:t>perceived</w:t>
      </w:r>
      <w:r w:rsidRPr="00170E24">
        <w:rPr>
          <w:rFonts w:ascii="Georgia" w:eastAsia="Times New Roman" w:hAnsi="Georgia" w:cs="Times New Roman"/>
          <w:color w:val="000000"/>
          <w:sz w:val="28"/>
          <w:szCs w:val="28"/>
        </w:rPr>
        <w:t> “best practices,” also often considered “benchmarks” for measuring stringency but based on a variety of different notions of “rigor” and “credibility.” As a result, these approaches cannot examine relationships between stringency and program sponsorship or between stringency and perceived stringency.</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More importantly, different approaches to measuring regulatory stringency prevent us from adjudicating between claims that competing programs will “race to the bottom,” “ratchet up,” “converge,” or “diverge.” Indeed, different measurement strategies explain the seemly contradictory evidence in favor or each theory. While </w:t>
      </w:r>
      <w:hyperlink r:id="rId88" w:anchor="bibr67" w:history="1">
        <w:r w:rsidRPr="00170E24">
          <w:rPr>
            <w:rFonts w:ascii="Georgia" w:eastAsia="Times New Roman" w:hAnsi="Georgia" w:cs="Times New Roman"/>
            <w:color w:val="0782C1"/>
            <w:sz w:val="28"/>
            <w:szCs w:val="28"/>
            <w:u w:val="single"/>
          </w:rPr>
          <w:t xml:space="preserve">van der </w:t>
        </w:r>
        <w:proofErr w:type="spellStart"/>
        <w:r w:rsidRPr="00170E24">
          <w:rPr>
            <w:rFonts w:ascii="Georgia" w:eastAsia="Times New Roman" w:hAnsi="Georgia" w:cs="Times New Roman"/>
            <w:color w:val="0782C1"/>
            <w:sz w:val="28"/>
            <w:szCs w:val="28"/>
            <w:u w:val="single"/>
          </w:rPr>
          <w:t>Ven</w:t>
        </w:r>
        <w:proofErr w:type="spellEnd"/>
        <w:r w:rsidRPr="00170E24">
          <w:rPr>
            <w:rFonts w:ascii="Georgia" w:eastAsia="Times New Roman" w:hAnsi="Georgia" w:cs="Times New Roman"/>
            <w:color w:val="0782C1"/>
            <w:sz w:val="28"/>
            <w:szCs w:val="28"/>
            <w:u w:val="single"/>
          </w:rPr>
          <w:t xml:space="preserve"> (2015)</w:t>
        </w:r>
      </w:hyperlink>
      <w:r w:rsidRPr="00170E24">
        <w:rPr>
          <w:rFonts w:ascii="Georgia" w:eastAsia="Times New Roman" w:hAnsi="Georgia" w:cs="Times New Roman"/>
          <w:color w:val="000000"/>
          <w:sz w:val="28"/>
          <w:szCs w:val="28"/>
        </w:rPr>
        <w:t> does find support for the prediction that activist-backed private regulations are more likely to align with “best practices,” he does not find support for the prediction that industry-backed regulations are less likely to do so. The latter finding seems to contradict findings by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"bibr16"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Cashore</w:t>
      </w:r>
      <w:proofErr w:type="spellEnd"/>
      <w:r w:rsidRPr="00170E24">
        <w:rPr>
          <w:rFonts w:ascii="Georgia" w:eastAsia="Times New Roman" w:hAnsi="Georgia" w:cs="Times New Roman"/>
          <w:color w:val="0782C1"/>
          <w:sz w:val="28"/>
          <w:szCs w:val="28"/>
          <w:u w:val="single"/>
        </w:rPr>
        <w:t xml:space="preserve"> et al. (2004)</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xml:space="preserve"> that industry-backed programs set less stringent requirements. However, this is due to differences in measurement; </w:t>
      </w:r>
      <w:proofErr w:type="spellStart"/>
      <w:r w:rsidRPr="00170E24">
        <w:rPr>
          <w:rFonts w:ascii="Georgia" w:eastAsia="Times New Roman" w:hAnsi="Georgia" w:cs="Times New Roman"/>
          <w:color w:val="000000"/>
          <w:sz w:val="28"/>
          <w:szCs w:val="28"/>
        </w:rPr>
        <w:t>Cashore</w:t>
      </w:r>
      <w:proofErr w:type="spellEnd"/>
      <w:r w:rsidRPr="00170E24">
        <w:rPr>
          <w:rFonts w:ascii="Georgia" w:eastAsia="Times New Roman" w:hAnsi="Georgia" w:cs="Times New Roman"/>
          <w:color w:val="000000"/>
          <w:sz w:val="28"/>
          <w:szCs w:val="28"/>
        </w:rPr>
        <w:t xml:space="preserve"> et al. focus on the substantive prescriptiveness of regulations governing operations, while van der </w:t>
      </w:r>
      <w:proofErr w:type="spellStart"/>
      <w:r w:rsidRPr="00170E24">
        <w:rPr>
          <w:rFonts w:ascii="Georgia" w:eastAsia="Times New Roman" w:hAnsi="Georgia" w:cs="Times New Roman"/>
          <w:color w:val="000000"/>
          <w:sz w:val="28"/>
          <w:szCs w:val="28"/>
        </w:rPr>
        <w:t>Ven</w:t>
      </w:r>
      <w:proofErr w:type="spellEnd"/>
      <w:r w:rsidRPr="00170E24">
        <w:rPr>
          <w:rFonts w:ascii="Georgia" w:eastAsia="Times New Roman" w:hAnsi="Georgia" w:cs="Times New Roman"/>
          <w:color w:val="000000"/>
          <w:sz w:val="28"/>
          <w:szCs w:val="28"/>
        </w:rPr>
        <w:t xml:space="preserve"> focuses on stakeholder engagement and others forms of procedural “best practices.”</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lastRenderedPageBreak/>
        <w:t>Two common challenges have hindered efforts to identify patterns of change. First, results vary depending on the policy components studied. Even the handful of scholars who have developed direct and precise measures of stringency (the top of </w:t>
      </w:r>
      <w:hyperlink r:id="rId89" w:anchor="table1" w:history="1">
        <w:r w:rsidRPr="00170E24">
          <w:rPr>
            <w:rFonts w:ascii="Georgia" w:eastAsia="Times New Roman" w:hAnsi="Georgia" w:cs="Times New Roman"/>
            <w:color w:val="0782C1"/>
            <w:sz w:val="28"/>
            <w:szCs w:val="28"/>
            <w:u w:val="single"/>
          </w:rPr>
          <w:t>Table 1</w:t>
        </w:r>
      </w:hyperlink>
      <w:r w:rsidRPr="00170E24">
        <w:rPr>
          <w:rFonts w:ascii="Georgia" w:eastAsia="Times New Roman" w:hAnsi="Georgia" w:cs="Times New Roman"/>
          <w:color w:val="000000"/>
          <w:sz w:val="28"/>
          <w:szCs w:val="28"/>
        </w:rPr>
        <w:t>) tend to only focus on a few salient policy components, rather than attempting to assess the entire range of requirements that regulations address. This approach can lead to conflicting results if scholars select different policy components as indicators of stringency. For example, to compare forestry certification programs,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"bibr16"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Cashore</w:t>
      </w:r>
      <w:proofErr w:type="spellEnd"/>
      <w:r w:rsidRPr="00170E24">
        <w:rPr>
          <w:rFonts w:ascii="Georgia" w:eastAsia="Times New Roman" w:hAnsi="Georgia" w:cs="Times New Roman"/>
          <w:color w:val="0782C1"/>
          <w:sz w:val="28"/>
          <w:szCs w:val="28"/>
          <w:u w:val="single"/>
        </w:rPr>
        <w:t xml:space="preserve"> et al. (2004)</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assess prescriptiveness on seven issues related to ecological protection (plantations, chemicals, clear-cuts, exotics, reserves, streamside riparian zones, and genetically modified organisms) and find large enduring differences between activist-backed and industry-backed programs. In contrast,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"bibr56"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Overdevest</w:t>
      </w:r>
      <w:proofErr w:type="spellEnd"/>
      <w:r w:rsidRPr="00170E24">
        <w:rPr>
          <w:rFonts w:ascii="Georgia" w:eastAsia="Times New Roman" w:hAnsi="Georgia" w:cs="Times New Roman"/>
          <w:color w:val="0782C1"/>
          <w:sz w:val="28"/>
          <w:szCs w:val="28"/>
          <w:u w:val="single"/>
        </w:rPr>
        <w:t xml:space="preserve"> and Zeitlin (2014)</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compared these same programs on six other features—two substantive requirements on firm behavior (public reporting and stakeholder consultation), two on compliance mechanisms (auditing and supply chain tracking), and another two on decision making and marketing strategy—and find that these programs “all moved closer.” Here, different measurement strategies led to different conclusions that then supported conflicting theories of policy change.</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Second, binary indicators such as whether or not a program addresses a given topic—that is, “is this issue in the program’s scope?”—fail to capture variation in degree—for example, “how high is the threshold set” (what is the required frequency of public reporting or prohibited amount of pollution?) and “how prescriptive are they?” (How much is voluntary versus mandatory?). The scope of requirements, degree of prescriptiveness, and levels of thresholds are each important dimensions of variation but may exhibit different patterns of change for different reasons.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"bibr56"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Overdevest</w:t>
      </w:r>
      <w:proofErr w:type="spellEnd"/>
      <w:r w:rsidRPr="00170E24">
        <w:rPr>
          <w:rFonts w:ascii="Georgia" w:eastAsia="Times New Roman" w:hAnsi="Georgia" w:cs="Times New Roman"/>
          <w:color w:val="0782C1"/>
          <w:sz w:val="28"/>
          <w:szCs w:val="28"/>
          <w:u w:val="single"/>
        </w:rPr>
        <w:t xml:space="preserve"> and Zeitlin (2014)</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assert that the industry-backed program moved in the direction of the activist-backed program within the </w:t>
      </w:r>
      <w:r w:rsidRPr="00170E24">
        <w:rPr>
          <w:rFonts w:ascii="Georgia" w:eastAsia="Times New Roman" w:hAnsi="Georgia" w:cs="Times New Roman"/>
          <w:i/>
          <w:iCs/>
          <w:color w:val="000000"/>
          <w:sz w:val="28"/>
          <w:szCs w:val="28"/>
        </w:rPr>
        <w:t>scope</w:t>
      </w:r>
      <w:r w:rsidRPr="00170E24">
        <w:rPr>
          <w:rFonts w:ascii="Georgia" w:eastAsia="Times New Roman" w:hAnsi="Georgia" w:cs="Times New Roman"/>
          <w:color w:val="000000"/>
          <w:sz w:val="28"/>
          <w:szCs w:val="28"/>
        </w:rPr>
        <w:t> of issues related to public reporting and consultation, while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"bibr16"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Cashore</w:t>
      </w:r>
      <w:proofErr w:type="spellEnd"/>
      <w:r w:rsidRPr="00170E24">
        <w:rPr>
          <w:rFonts w:ascii="Georgia" w:eastAsia="Times New Roman" w:hAnsi="Georgia" w:cs="Times New Roman"/>
          <w:color w:val="0782C1"/>
          <w:sz w:val="28"/>
          <w:szCs w:val="28"/>
          <w:u w:val="single"/>
        </w:rPr>
        <w:t xml:space="preserve"> et al. (2004)</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found that these competing programs did not converge in </w:t>
      </w:r>
      <w:r w:rsidRPr="00170E24">
        <w:rPr>
          <w:rFonts w:ascii="Georgia" w:eastAsia="Times New Roman" w:hAnsi="Georgia" w:cs="Times New Roman"/>
          <w:i/>
          <w:iCs/>
          <w:color w:val="000000"/>
          <w:sz w:val="28"/>
          <w:szCs w:val="28"/>
        </w:rPr>
        <w:t>prescriptiveness</w:t>
      </w:r>
      <w:r w:rsidRPr="00170E24">
        <w:rPr>
          <w:rFonts w:ascii="Georgia" w:eastAsia="Times New Roman" w:hAnsi="Georgia" w:cs="Times New Roman"/>
          <w:color w:val="000000"/>
          <w:sz w:val="28"/>
          <w:szCs w:val="28"/>
        </w:rPr>
        <w:t xml:space="preserve"> on issues related to ecological protection. The apparent conflict between </w:t>
      </w:r>
      <w:proofErr w:type="spellStart"/>
      <w:r w:rsidRPr="00170E24">
        <w:rPr>
          <w:rFonts w:ascii="Georgia" w:eastAsia="Times New Roman" w:hAnsi="Georgia" w:cs="Times New Roman"/>
          <w:color w:val="000000"/>
          <w:sz w:val="28"/>
          <w:szCs w:val="28"/>
        </w:rPr>
        <w:t>Overdevest</w:t>
      </w:r>
      <w:proofErr w:type="spellEnd"/>
      <w:r w:rsidRPr="00170E24">
        <w:rPr>
          <w:rFonts w:ascii="Georgia" w:eastAsia="Times New Roman" w:hAnsi="Georgia" w:cs="Times New Roman"/>
          <w:color w:val="000000"/>
          <w:sz w:val="28"/>
          <w:szCs w:val="28"/>
        </w:rPr>
        <w:t xml:space="preserve"> and Zeitlin’s study and </w:t>
      </w:r>
      <w:proofErr w:type="spellStart"/>
      <w:r w:rsidRPr="00170E24">
        <w:rPr>
          <w:rFonts w:ascii="Georgia" w:eastAsia="Times New Roman" w:hAnsi="Georgia" w:cs="Times New Roman"/>
          <w:color w:val="000000"/>
          <w:sz w:val="28"/>
          <w:szCs w:val="28"/>
        </w:rPr>
        <w:t>Cashore</w:t>
      </w:r>
      <w:proofErr w:type="spellEnd"/>
      <w:r w:rsidRPr="00170E24">
        <w:rPr>
          <w:rFonts w:ascii="Georgia" w:eastAsia="Times New Roman" w:hAnsi="Georgia" w:cs="Times New Roman"/>
          <w:color w:val="000000"/>
          <w:sz w:val="28"/>
          <w:szCs w:val="28"/>
        </w:rPr>
        <w:t xml:space="preserve"> et al.’s study is, thus, largely resolved by distinguishing findings about the scope of issues covered versus the prescriptiveness of regulatory requirements.</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 xml:space="preserve">If selection and measurement decisions explain variation in findings, the remedy is methods that allow more systematic comparisons. We address </w:t>
      </w:r>
      <w:r w:rsidRPr="00170E24">
        <w:rPr>
          <w:rFonts w:ascii="Georgia" w:eastAsia="Times New Roman" w:hAnsi="Georgia" w:cs="Times New Roman"/>
          <w:color w:val="000000"/>
          <w:sz w:val="28"/>
          <w:szCs w:val="28"/>
        </w:rPr>
        <w:lastRenderedPageBreak/>
        <w:t>this need by offering a framework to (1) measure three types of stringency and (2) characterize change over time.</w:t>
      </w:r>
    </w:p>
    <w:p w:rsidR="00170E24" w:rsidRPr="00170E24" w:rsidRDefault="00170E24" w:rsidP="00170E24">
      <w:pPr>
        <w:shd w:val="clear" w:color="auto" w:fill="F0F0F0"/>
        <w:spacing w:before="320" w:after="100"/>
        <w:outlineLvl w:val="0"/>
        <w:rPr>
          <w:rFonts w:ascii="Georgia" w:eastAsia="Times New Roman" w:hAnsi="Georgia" w:cs="Times New Roman"/>
          <w:b/>
          <w:bCs/>
          <w:color w:val="000000"/>
          <w:kern w:val="36"/>
          <w:sz w:val="34"/>
          <w:szCs w:val="34"/>
        </w:rPr>
      </w:pPr>
      <w:r w:rsidRPr="00170E24">
        <w:rPr>
          <w:rFonts w:ascii="Georgia" w:eastAsia="Times New Roman" w:hAnsi="Georgia" w:cs="Times New Roman"/>
          <w:b/>
          <w:bCs/>
          <w:color w:val="000000"/>
          <w:kern w:val="36"/>
          <w:sz w:val="34"/>
          <w:szCs w:val="34"/>
        </w:rPr>
        <w:t>A Framework to Classify Change in Private Regulations</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The first step for scholars who wish to make claims about stringency involves three tasks: describing policy content according to policy settings, scope, and prescriptiveness (</w:t>
      </w:r>
      <w:hyperlink r:id="rId90" w:anchor="table2" w:history="1">
        <w:r w:rsidRPr="00170E24">
          <w:rPr>
            <w:rFonts w:ascii="Georgia" w:eastAsia="Times New Roman" w:hAnsi="Georgia" w:cs="Times New Roman"/>
            <w:color w:val="0782C1"/>
            <w:sz w:val="28"/>
            <w:szCs w:val="28"/>
            <w:u w:val="single"/>
          </w:rPr>
          <w:t>Table 2</w:t>
        </w:r>
      </w:hyperlink>
      <w:r w:rsidRPr="00170E24">
        <w:rPr>
          <w:rFonts w:ascii="Georgia" w:eastAsia="Times New Roman" w:hAnsi="Georgia" w:cs="Times New Roman"/>
          <w:color w:val="000000"/>
          <w:sz w:val="28"/>
          <w:szCs w:val="28"/>
        </w:rPr>
        <w:t>). Comparing across programs requires a second step: measuring relative stringency and change on each dimension (see </w:t>
      </w:r>
      <w:hyperlink r:id="rId91" w:anchor="table4" w:history="1">
        <w:r w:rsidRPr="00170E24">
          <w:rPr>
            <w:rFonts w:ascii="Georgia" w:eastAsia="Times New Roman" w:hAnsi="Georgia" w:cs="Times New Roman"/>
            <w:color w:val="0782C1"/>
            <w:sz w:val="28"/>
            <w:szCs w:val="28"/>
            <w:u w:val="single"/>
          </w:rPr>
          <w:t>Table 4</w:t>
        </w:r>
      </w:hyperlink>
      <w:r w:rsidRPr="00170E24">
        <w:rPr>
          <w:rFonts w:ascii="Georgia" w:eastAsia="Times New Roman" w:hAnsi="Georgia" w:cs="Times New Roman"/>
          <w:color w:val="000000"/>
          <w:sz w:val="28"/>
          <w:szCs w:val="28"/>
        </w:rPr>
        <w:t>). First, we elaborate on Step 1.</w:t>
      </w:r>
    </w:p>
    <w:p w:rsidR="00170E24" w:rsidRPr="00170E24" w:rsidRDefault="00170E24" w:rsidP="00170E24">
      <w:pPr>
        <w:jc w:val="center"/>
        <w:rPr>
          <w:rFonts w:ascii="Georgia" w:eastAsia="Times New Roman" w:hAnsi="Georgia" w:cs="Times New Roman"/>
          <w:b/>
          <w:bCs/>
          <w:color w:val="000000"/>
          <w:sz w:val="28"/>
          <w:szCs w:val="28"/>
        </w:rPr>
      </w:pPr>
      <w:r w:rsidRPr="00170E24">
        <w:rPr>
          <w:rFonts w:ascii="Georgia" w:eastAsia="Times New Roman" w:hAnsi="Georgia" w:cs="Times New Roman"/>
          <w:b/>
          <w:bCs/>
          <w:color w:val="000000"/>
          <w:sz w:val="28"/>
          <w:szCs w:val="28"/>
        </w:rPr>
        <w:t>Table 2.</w:t>
      </w:r>
    </w:p>
    <w:p w:rsidR="00170E24" w:rsidRPr="00170E24" w:rsidRDefault="00170E24" w:rsidP="00170E24">
      <w:pPr>
        <w:spacing w:after="150"/>
        <w:jc w:val="center"/>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Types of Regulatory Stringency.</w:t>
      </w:r>
    </w:p>
    <w:tbl>
      <w:tblPr>
        <w:tblW w:w="5000" w:type="pct"/>
        <w:tblCellSpacing w:w="0" w:type="dxa"/>
        <w:tblBorders>
          <w:top w:val="dotted" w:sz="6" w:space="0" w:color="D3D3D3"/>
          <w:left w:val="dotted" w:sz="6" w:space="0" w:color="D3D3D3"/>
          <w:bottom w:val="dotted" w:sz="6" w:space="0" w:color="D3D3D3"/>
          <w:right w:val="dotted" w:sz="6" w:space="0" w:color="D3D3D3"/>
        </w:tblBorders>
        <w:tblCellMar>
          <w:left w:w="0" w:type="dxa"/>
          <w:right w:w="0" w:type="dxa"/>
        </w:tblCellMar>
        <w:tblLook w:val="04A0" w:firstRow="1" w:lastRow="0" w:firstColumn="1" w:lastColumn="0" w:noHBand="0" w:noVBand="1"/>
      </w:tblPr>
      <w:tblGrid>
        <w:gridCol w:w="768"/>
        <w:gridCol w:w="4808"/>
        <w:gridCol w:w="3768"/>
      </w:tblGrid>
      <w:tr w:rsidR="00170E24" w:rsidRPr="00170E24" w:rsidTr="00170E24">
        <w:trPr>
          <w:tblHeader/>
          <w:tblCellSpacing w:w="0" w:type="dxa"/>
        </w:trPr>
        <w:tc>
          <w:tcPr>
            <w:tcW w:w="0" w:type="auto"/>
            <w:tcBorders>
              <w:top w:val="single" w:sz="6" w:space="0" w:color="000000"/>
              <w:left w:val="dotted" w:sz="6" w:space="0" w:color="D3D3D3"/>
              <w:bottom w:val="single" w:sz="6" w:space="0" w:color="000000"/>
              <w:right w:val="dotted" w:sz="6" w:space="0" w:color="D3D3D3"/>
            </w:tcBorders>
            <w:hideMark/>
          </w:tcPr>
          <w:p w:rsidR="00170E24" w:rsidRPr="00170E24" w:rsidRDefault="00170E24" w:rsidP="00170E24">
            <w:pPr>
              <w:rPr>
                <w:rFonts w:ascii="Georgia" w:eastAsia="Times New Roman" w:hAnsi="Georgia" w:cs="Times New Roman"/>
                <w:color w:val="000000"/>
                <w:sz w:val="28"/>
                <w:szCs w:val="28"/>
              </w:rPr>
            </w:pPr>
          </w:p>
        </w:tc>
        <w:tc>
          <w:tcPr>
            <w:tcW w:w="0" w:type="auto"/>
            <w:tcBorders>
              <w:top w:val="single" w:sz="6" w:space="0" w:color="000000"/>
              <w:left w:val="dotted" w:sz="6" w:space="0" w:color="D3D3D3"/>
              <w:bottom w:val="single" w:sz="6" w:space="0" w:color="000000"/>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Program level</w:t>
            </w:r>
          </w:p>
        </w:tc>
        <w:tc>
          <w:tcPr>
            <w:tcW w:w="0" w:type="auto"/>
            <w:tcBorders>
              <w:top w:val="single" w:sz="6" w:space="0" w:color="000000"/>
              <w:left w:val="dotted" w:sz="6" w:space="0" w:color="D3D3D3"/>
              <w:bottom w:val="single" w:sz="6" w:space="0" w:color="000000"/>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Issue level</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r w:rsidRPr="00170E24">
              <w:rPr>
                <w:rFonts w:ascii="Times New Roman" w:eastAsia="Times New Roman" w:hAnsi="Times New Roman" w:cs="Times New Roman"/>
              </w:rPr>
              <w:t>Policy ends</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How </w:t>
            </w:r>
            <w:r w:rsidRPr="00170E24">
              <w:rPr>
                <w:rFonts w:ascii="Times New Roman" w:eastAsia="Times New Roman" w:hAnsi="Times New Roman" w:cs="Times New Roman"/>
                <w:b/>
                <w:bCs/>
              </w:rPr>
              <w:t>comprehensive</w:t>
            </w:r>
            <w:r w:rsidRPr="00170E24">
              <w:rPr>
                <w:rFonts w:ascii="Times New Roman" w:eastAsia="Times New Roman" w:hAnsi="Times New Roman" w:cs="Times New Roman"/>
              </w:rPr>
              <w:t> is the </w:t>
            </w:r>
            <w:r w:rsidRPr="00170E24">
              <w:rPr>
                <w:rFonts w:ascii="Times New Roman" w:eastAsia="Times New Roman" w:hAnsi="Times New Roman" w:cs="Times New Roman"/>
                <w:b/>
                <w:bCs/>
              </w:rPr>
              <w:t>scope</w:t>
            </w:r>
            <w:r w:rsidRPr="00170E24">
              <w:rPr>
                <w:rFonts w:ascii="Times New Roman" w:eastAsia="Times New Roman" w:hAnsi="Times New Roman" w:cs="Times New Roman"/>
              </w:rPr>
              <w:t> of issues addressed?</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What are the </w:t>
            </w:r>
            <w:r w:rsidRPr="00170E24">
              <w:rPr>
                <w:rFonts w:ascii="Times New Roman" w:eastAsia="Times New Roman" w:hAnsi="Times New Roman" w:cs="Times New Roman"/>
                <w:b/>
                <w:bCs/>
              </w:rPr>
              <w:t>specific requirements (i.e., policy settings)</w:t>
            </w:r>
            <w:r w:rsidRPr="00170E24">
              <w:rPr>
                <w:rFonts w:ascii="Times New Roman" w:eastAsia="Times New Roman" w:hAnsi="Times New Roman" w:cs="Times New Roman"/>
              </w:rPr>
              <w:t xml:space="preserve"> on each </w:t>
            </w:r>
            <w:proofErr w:type="gramStart"/>
            <w:r w:rsidRPr="00170E24">
              <w:rPr>
                <w:rFonts w:ascii="Times New Roman" w:eastAsia="Times New Roman" w:hAnsi="Times New Roman" w:cs="Times New Roman"/>
              </w:rPr>
              <w:t>issues</w:t>
            </w:r>
            <w:proofErr w:type="gramEnd"/>
            <w:r w:rsidRPr="00170E24">
              <w:rPr>
                <w:rFonts w:ascii="Times New Roman" w:eastAsia="Times New Roman" w:hAnsi="Times New Roman" w:cs="Times New Roman"/>
              </w:rPr>
              <w:t>? (e.g., the specific size of stream buffer zones)</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r w:rsidRPr="00170E24">
              <w:rPr>
                <w:rFonts w:ascii="Times New Roman" w:eastAsia="Times New Roman" w:hAnsi="Times New Roman" w:cs="Times New Roman"/>
              </w:rPr>
              <w:t>Policy means</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In aggregate, across all issues, how </w:t>
            </w:r>
            <w:r w:rsidRPr="00170E24">
              <w:rPr>
                <w:rFonts w:ascii="Times New Roman" w:eastAsia="Times New Roman" w:hAnsi="Times New Roman" w:cs="Times New Roman"/>
                <w:b/>
                <w:bCs/>
              </w:rPr>
              <w:t>prescriptive</w:t>
            </w:r>
            <w:r w:rsidRPr="00170E24">
              <w:rPr>
                <w:rFonts w:ascii="Times New Roman" w:eastAsia="Times New Roman" w:hAnsi="Times New Roman" w:cs="Times New Roman"/>
              </w:rPr>
              <w:t> is each regulation? To what extent (e.g., on what portion of issues) are there mandatory and substantive thresholds?</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1. How </w:t>
            </w:r>
            <w:r w:rsidRPr="00170E24">
              <w:rPr>
                <w:rFonts w:ascii="Times New Roman" w:eastAsia="Times New Roman" w:hAnsi="Times New Roman" w:cs="Times New Roman"/>
                <w:b/>
                <w:bCs/>
              </w:rPr>
              <w:t>prescriptive</w:t>
            </w:r>
            <w:r w:rsidRPr="00170E24">
              <w:rPr>
                <w:rFonts w:ascii="Times New Roman" w:eastAsia="Times New Roman" w:hAnsi="Times New Roman" w:cs="Times New Roman"/>
              </w:rPr>
              <w:t> is each requirement?</w:t>
            </w:r>
          </w:p>
        </w:tc>
      </w:tr>
      <w:tr w:rsidR="00170E24" w:rsidRPr="00170E24" w:rsidTr="00170E24">
        <w:trPr>
          <w:tblCellSpacing w:w="0" w:type="dxa"/>
        </w:trPr>
        <w:tc>
          <w:tcPr>
            <w:tcW w:w="0" w:type="auto"/>
            <w:tcBorders>
              <w:top w:val="dotted" w:sz="6" w:space="0" w:color="D3D3D3"/>
              <w:left w:val="dotted" w:sz="6" w:space="0" w:color="D3D3D3"/>
              <w:bottom w:val="single" w:sz="6" w:space="0" w:color="000000"/>
              <w:right w:val="dotted" w:sz="6" w:space="0" w:color="D3D3D3"/>
            </w:tcBorders>
            <w:hideMark/>
          </w:tcPr>
          <w:p w:rsidR="00170E24" w:rsidRPr="00170E24" w:rsidRDefault="00170E24" w:rsidP="00170E24">
            <w:pPr>
              <w:jc w:val="center"/>
              <w:rPr>
                <w:rFonts w:ascii="Times New Roman" w:eastAsia="Times New Roman" w:hAnsi="Times New Roman" w:cs="Times New Roman"/>
              </w:rPr>
            </w:pPr>
          </w:p>
        </w:tc>
        <w:tc>
          <w:tcPr>
            <w:tcW w:w="0" w:type="auto"/>
            <w:tcBorders>
              <w:top w:val="dotted" w:sz="6" w:space="0" w:color="D3D3D3"/>
              <w:left w:val="dotted" w:sz="6" w:space="0" w:color="D3D3D3"/>
              <w:bottom w:val="single" w:sz="6" w:space="0" w:color="000000"/>
              <w:right w:val="dotted" w:sz="6" w:space="0" w:color="D3D3D3"/>
            </w:tcBorders>
            <w:hideMark/>
          </w:tcPr>
          <w:p w:rsidR="00170E24" w:rsidRPr="00170E24" w:rsidRDefault="00170E24" w:rsidP="00170E24">
            <w:pPr>
              <w:rPr>
                <w:rFonts w:ascii="Times New Roman" w:eastAsia="Times New Roman" w:hAnsi="Times New Roman" w:cs="Times New Roman"/>
                <w:sz w:val="20"/>
                <w:szCs w:val="20"/>
              </w:rPr>
            </w:pPr>
          </w:p>
        </w:tc>
        <w:tc>
          <w:tcPr>
            <w:tcW w:w="0" w:type="auto"/>
            <w:tcBorders>
              <w:top w:val="dotted" w:sz="6" w:space="0" w:color="D3D3D3"/>
              <w:left w:val="dotted" w:sz="6" w:space="0" w:color="D3D3D3"/>
              <w:bottom w:val="single" w:sz="6" w:space="0" w:color="000000"/>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 xml:space="preserve">2. How are requirements </w:t>
            </w:r>
            <w:proofErr w:type="spellStart"/>
            <w:r w:rsidRPr="00170E24">
              <w:rPr>
                <w:rFonts w:ascii="Times New Roman" w:eastAsia="Times New Roman" w:hAnsi="Times New Roman" w:cs="Times New Roman"/>
              </w:rPr>
              <w:t>enforced?</w:t>
            </w:r>
            <w:hyperlink r:id="rId92" w:anchor="table-fn1-1086026619858874" w:history="1">
              <w:r w:rsidRPr="00170E24">
                <w:rPr>
                  <w:rFonts w:ascii="Times New Roman" w:eastAsia="Times New Roman" w:hAnsi="Times New Roman" w:cs="Times New Roman"/>
                  <w:color w:val="0782C1"/>
                  <w:u w:val="single"/>
                  <w:vertAlign w:val="superscript"/>
                </w:rPr>
                <w:t>a</w:t>
              </w:r>
              <w:proofErr w:type="spellEnd"/>
            </w:hyperlink>
          </w:p>
        </w:tc>
      </w:tr>
    </w:tbl>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i/>
          <w:iCs/>
          <w:color w:val="000000"/>
          <w:sz w:val="28"/>
          <w:szCs w:val="28"/>
        </w:rPr>
        <w:t>Note</w:t>
      </w:r>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0000"/>
          <w:sz w:val="28"/>
          <w:szCs w:val="28"/>
          <w:vertAlign w:val="superscript"/>
        </w:rPr>
        <w:t>a</w:t>
      </w:r>
      <w:r w:rsidRPr="00170E24">
        <w:rPr>
          <w:rFonts w:ascii="Georgia" w:eastAsia="Times New Roman" w:hAnsi="Georgia" w:cs="Times New Roman"/>
          <w:color w:val="000000"/>
          <w:sz w:val="28"/>
          <w:szCs w:val="28"/>
        </w:rPr>
        <w:t>Beyond</w:t>
      </w:r>
      <w:proofErr w:type="spellEnd"/>
      <w:r w:rsidRPr="00170E24">
        <w:rPr>
          <w:rFonts w:ascii="Georgia" w:eastAsia="Times New Roman" w:hAnsi="Georgia" w:cs="Times New Roman"/>
          <w:color w:val="000000"/>
          <w:sz w:val="28"/>
          <w:szCs w:val="28"/>
        </w:rPr>
        <w:t xml:space="preserve"> the scope of this article.</w:t>
      </w:r>
    </w:p>
    <w:p w:rsidR="00170E24" w:rsidRPr="00170E24" w:rsidRDefault="00170E24" w:rsidP="00170E24">
      <w:pPr>
        <w:spacing w:before="100" w:beforeAutospacing="1" w:after="100" w:afterAutospacing="1"/>
        <w:outlineLvl w:val="1"/>
        <w:rPr>
          <w:rFonts w:ascii="Georgia" w:eastAsia="Times New Roman" w:hAnsi="Georgia" w:cs="Times New Roman"/>
          <w:i/>
          <w:iCs/>
          <w:color w:val="000000"/>
          <w:sz w:val="34"/>
          <w:szCs w:val="34"/>
        </w:rPr>
      </w:pPr>
      <w:r w:rsidRPr="00170E24">
        <w:rPr>
          <w:rFonts w:ascii="Georgia" w:eastAsia="Times New Roman" w:hAnsi="Georgia" w:cs="Times New Roman"/>
          <w:i/>
          <w:iCs/>
          <w:color w:val="000000"/>
          <w:sz w:val="34"/>
          <w:szCs w:val="34"/>
        </w:rPr>
        <w:t>Step 1: Measuring Scope, Prescriptiveness, and Policy Settings</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 xml:space="preserve">We focus on three dimensions of variation: (1) the comprehensiveness of a regulation’s scope (i.e., which policy problems it addresses), (2) the extent to which requirements are prescriptive versus flexible (i.e., whether they have mandatory and substantive thresholds), and (3) the levels of those thresholds or similarly specific policy settings. Our framework thus combines qualitative issue-by-issue comparison of policy settings with two measurement concepts—policy scope and policy prescriptiveness—that can be applied across issue areas and thus aggregated to measure overall stringency. That is, by comparing the number of issues covered by a </w:t>
      </w:r>
      <w:r w:rsidRPr="00170E24">
        <w:rPr>
          <w:rFonts w:ascii="Georgia" w:eastAsia="Times New Roman" w:hAnsi="Georgia" w:cs="Times New Roman"/>
          <w:color w:val="000000"/>
          <w:sz w:val="28"/>
          <w:szCs w:val="28"/>
        </w:rPr>
        <w:lastRenderedPageBreak/>
        <w:t>regulation and the number of prescriptive requirements on those issues, scholars can assess aggregate trends.</w:t>
      </w:r>
    </w:p>
    <w:p w:rsidR="00170E24" w:rsidRPr="00170E24" w:rsidRDefault="00170E24" w:rsidP="00170E24">
      <w:pPr>
        <w:spacing w:before="100" w:beforeAutospacing="1" w:after="100" w:afterAutospacing="1"/>
        <w:outlineLvl w:val="2"/>
        <w:rPr>
          <w:rFonts w:ascii="Georgia" w:eastAsia="Times New Roman" w:hAnsi="Georgia" w:cs="Times New Roman"/>
          <w:i/>
          <w:iCs/>
          <w:color w:val="000000"/>
          <w:sz w:val="30"/>
          <w:szCs w:val="30"/>
        </w:rPr>
      </w:pPr>
      <w:r w:rsidRPr="00170E24">
        <w:rPr>
          <w:rFonts w:ascii="Georgia" w:eastAsia="Times New Roman" w:hAnsi="Georgia" w:cs="Times New Roman"/>
          <w:i/>
          <w:iCs/>
          <w:color w:val="000000"/>
          <w:sz w:val="30"/>
          <w:szCs w:val="30"/>
        </w:rPr>
        <w:t>Scope</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Given the differences within and across programs, assessing the relative scope of issues they address requires inductively deriving a full range of policy issues addressed by one or more regulatory texts in a given policy domain. All comparisons of scope are conditional on such a set that establishes the “denominator” in the portion issues addressed by each program at each point in time. Scholars often give too little attention to this set of relevant comparisons given its importance in determining results. Once a researcher establishes a comprehensive set of issues, they can turn to assess the extent to which each regulation covers this set of issues.</w:t>
      </w:r>
      <w:hyperlink r:id="rId93" w:anchor="fn2" w:history="1">
        <w:r w:rsidRPr="00170E24">
          <w:rPr>
            <w:rFonts w:ascii="Georgia" w:eastAsia="Times New Roman" w:hAnsi="Georgia" w:cs="Times New Roman"/>
            <w:color w:val="0782C1"/>
            <w:sz w:val="28"/>
            <w:szCs w:val="28"/>
            <w:u w:val="single"/>
            <w:vertAlign w:val="superscript"/>
          </w:rPr>
          <w:t>2</w:t>
        </w:r>
      </w:hyperlink>
      <w:r w:rsidRPr="00170E24">
        <w:rPr>
          <w:rFonts w:ascii="Georgia" w:eastAsia="Times New Roman" w:hAnsi="Georgia" w:cs="Times New Roman"/>
          <w:color w:val="000000"/>
          <w:sz w:val="28"/>
          <w:szCs w:val="28"/>
        </w:rPr>
        <w:t> With the measurement concept of issue scope, one can assess a regulation’s absolute requirements (i.e., how many key issues it addresses), its relative requirements (i.e., how many more or fewer issues does it address than its competitor), and its change over time (i.e., how many changes occurred between Time 1 and Time 2).</w:t>
      </w:r>
    </w:p>
    <w:p w:rsidR="00170E24" w:rsidRPr="00170E24" w:rsidRDefault="00170E24" w:rsidP="00170E24">
      <w:pPr>
        <w:spacing w:before="100" w:beforeAutospacing="1" w:after="100" w:afterAutospacing="1"/>
        <w:outlineLvl w:val="2"/>
        <w:rPr>
          <w:rFonts w:ascii="Georgia" w:eastAsia="Times New Roman" w:hAnsi="Georgia" w:cs="Times New Roman"/>
          <w:i/>
          <w:iCs/>
          <w:color w:val="000000"/>
          <w:sz w:val="30"/>
          <w:szCs w:val="30"/>
        </w:rPr>
      </w:pPr>
      <w:r w:rsidRPr="00170E24">
        <w:rPr>
          <w:rFonts w:ascii="Georgia" w:eastAsia="Times New Roman" w:hAnsi="Georgia" w:cs="Times New Roman"/>
          <w:i/>
          <w:iCs/>
          <w:color w:val="000000"/>
          <w:sz w:val="30"/>
          <w:szCs w:val="30"/>
        </w:rPr>
        <w:t>Prescriptiveness</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Second, we measure the extent to which each requirement is prescriptive, that is, has substantive and mandatory features such as performance thresholds (see </w:t>
      </w:r>
      <w:hyperlink r:id="rId94" w:anchor="table3" w:history="1">
        <w:r w:rsidRPr="00170E24">
          <w:rPr>
            <w:rFonts w:ascii="Georgia" w:eastAsia="Times New Roman" w:hAnsi="Georgia" w:cs="Times New Roman"/>
            <w:color w:val="0782C1"/>
            <w:sz w:val="28"/>
            <w:szCs w:val="28"/>
            <w:u w:val="single"/>
          </w:rPr>
          <w:t>Table 3</w:t>
        </w:r>
      </w:hyperlink>
      <w:r w:rsidRPr="00170E24">
        <w:rPr>
          <w:rFonts w:ascii="Georgia" w:eastAsia="Times New Roman" w:hAnsi="Georgia" w:cs="Times New Roman"/>
          <w:color w:val="000000"/>
          <w:sz w:val="28"/>
          <w:szCs w:val="28"/>
        </w:rPr>
        <w:t> adapted from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"bibr17"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Cashore</w:t>
      </w:r>
      <w:proofErr w:type="spellEnd"/>
      <w:r w:rsidRPr="00170E24">
        <w:rPr>
          <w:rFonts w:ascii="Georgia" w:eastAsia="Times New Roman" w:hAnsi="Georgia" w:cs="Times New Roman"/>
          <w:color w:val="0782C1"/>
          <w:sz w:val="28"/>
          <w:szCs w:val="28"/>
          <w:u w:val="single"/>
        </w:rPr>
        <w:t xml:space="preserve"> &amp; </w:t>
      </w:r>
      <w:proofErr w:type="spellStart"/>
      <w:r w:rsidRPr="00170E24">
        <w:rPr>
          <w:rFonts w:ascii="Georgia" w:eastAsia="Times New Roman" w:hAnsi="Georgia" w:cs="Times New Roman"/>
          <w:color w:val="0782C1"/>
          <w:sz w:val="28"/>
          <w:szCs w:val="28"/>
          <w:u w:val="single"/>
        </w:rPr>
        <w:t>Howlett</w:t>
      </w:r>
      <w:proofErr w:type="spellEnd"/>
      <w:r w:rsidRPr="00170E24">
        <w:rPr>
          <w:rFonts w:ascii="Georgia" w:eastAsia="Times New Roman" w:hAnsi="Georgia" w:cs="Times New Roman"/>
          <w:color w:val="0782C1"/>
          <w:sz w:val="28"/>
          <w:szCs w:val="28"/>
          <w:u w:val="single"/>
        </w:rPr>
        <w:t xml:space="preserve"> [2007]</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In forestry, thresholds include the maximum size of permitted clear-cuts or minimum size of buffer zones around streams. Because “prescriptive versus flexible” refers to how each issue is addressed (whether a regulation has mandatory thresholds), not the ends of the policy (the levels of those thresholds), we can compare prescriptiveness across substantive requirements.</w:t>
      </w:r>
    </w:p>
    <w:p w:rsidR="00170E24" w:rsidRPr="00170E24" w:rsidRDefault="00170E24" w:rsidP="00170E24">
      <w:pPr>
        <w:jc w:val="center"/>
        <w:rPr>
          <w:rFonts w:ascii="Georgia" w:eastAsia="Times New Roman" w:hAnsi="Georgia" w:cs="Times New Roman"/>
          <w:b/>
          <w:bCs/>
          <w:color w:val="000000"/>
          <w:sz w:val="28"/>
          <w:szCs w:val="28"/>
        </w:rPr>
      </w:pPr>
      <w:r w:rsidRPr="00170E24">
        <w:rPr>
          <w:rFonts w:ascii="Georgia" w:eastAsia="Times New Roman" w:hAnsi="Georgia" w:cs="Times New Roman"/>
          <w:b/>
          <w:bCs/>
          <w:color w:val="000000"/>
          <w:sz w:val="28"/>
          <w:szCs w:val="28"/>
        </w:rPr>
        <w:t>Table 3.</w:t>
      </w:r>
    </w:p>
    <w:p w:rsidR="00170E24" w:rsidRPr="00170E24" w:rsidRDefault="00170E24" w:rsidP="00170E24">
      <w:pPr>
        <w:spacing w:after="150"/>
        <w:jc w:val="center"/>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Prescriptiveness of Policy Types.</w:t>
      </w:r>
    </w:p>
    <w:tbl>
      <w:tblPr>
        <w:tblW w:w="5000" w:type="pct"/>
        <w:tblCellSpacing w:w="0" w:type="dxa"/>
        <w:tblBorders>
          <w:top w:val="dotted" w:sz="6" w:space="0" w:color="D3D3D3"/>
          <w:left w:val="dotted" w:sz="6" w:space="0" w:color="D3D3D3"/>
          <w:bottom w:val="dotted" w:sz="6" w:space="0" w:color="D3D3D3"/>
          <w:right w:val="dotted" w:sz="6" w:space="0" w:color="D3D3D3"/>
        </w:tblBorders>
        <w:tblCellMar>
          <w:left w:w="0" w:type="dxa"/>
          <w:right w:w="0" w:type="dxa"/>
        </w:tblCellMar>
        <w:tblLook w:val="04A0" w:firstRow="1" w:lastRow="0" w:firstColumn="1" w:lastColumn="0" w:noHBand="0" w:noVBand="1"/>
      </w:tblPr>
      <w:tblGrid>
        <w:gridCol w:w="4660"/>
        <w:gridCol w:w="1752"/>
        <w:gridCol w:w="2932"/>
      </w:tblGrid>
      <w:tr w:rsidR="00170E24" w:rsidRPr="00170E24" w:rsidTr="00170E24">
        <w:trPr>
          <w:tblHeader/>
          <w:tblCellSpacing w:w="0" w:type="dxa"/>
        </w:trPr>
        <w:tc>
          <w:tcPr>
            <w:tcW w:w="0" w:type="auto"/>
            <w:tcBorders>
              <w:top w:val="single" w:sz="6" w:space="0" w:color="000000"/>
              <w:left w:val="dotted" w:sz="6" w:space="0" w:color="D3D3D3"/>
              <w:bottom w:val="single" w:sz="6" w:space="0" w:color="000000"/>
              <w:right w:val="dotted" w:sz="6" w:space="0" w:color="D3D3D3"/>
            </w:tcBorders>
            <w:hideMark/>
          </w:tcPr>
          <w:p w:rsidR="00170E24" w:rsidRPr="00170E24" w:rsidRDefault="00170E24" w:rsidP="00170E24">
            <w:pPr>
              <w:rPr>
                <w:rFonts w:ascii="Georgia" w:eastAsia="Times New Roman" w:hAnsi="Georgia" w:cs="Times New Roman"/>
                <w:color w:val="000000"/>
                <w:sz w:val="28"/>
                <w:szCs w:val="28"/>
              </w:rPr>
            </w:pPr>
          </w:p>
        </w:tc>
        <w:tc>
          <w:tcPr>
            <w:tcW w:w="0" w:type="auto"/>
            <w:tcBorders>
              <w:top w:val="single" w:sz="6" w:space="0" w:color="000000"/>
              <w:left w:val="dotted" w:sz="6" w:space="0" w:color="D3D3D3"/>
              <w:bottom w:val="single" w:sz="6" w:space="0" w:color="000000"/>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Discretionary</w:t>
            </w:r>
          </w:p>
        </w:tc>
        <w:tc>
          <w:tcPr>
            <w:tcW w:w="0" w:type="auto"/>
            <w:tcBorders>
              <w:top w:val="single" w:sz="6" w:space="0" w:color="000000"/>
              <w:left w:val="dotted" w:sz="6" w:space="0" w:color="D3D3D3"/>
              <w:bottom w:val="single" w:sz="6" w:space="0" w:color="000000"/>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Nondiscretionary</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r w:rsidRPr="00170E24">
              <w:rPr>
                <w:rFonts w:ascii="Times New Roman" w:eastAsia="Times New Roman" w:hAnsi="Times New Roman" w:cs="Times New Roman"/>
              </w:rPr>
              <w:t>Procedural (plan- or systems-based)</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Flexible</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Somewhat prescriptive</w:t>
            </w:r>
          </w:p>
        </w:tc>
      </w:tr>
      <w:tr w:rsidR="00170E24" w:rsidRPr="00170E24" w:rsidTr="00170E24">
        <w:trPr>
          <w:tblCellSpacing w:w="0" w:type="dxa"/>
        </w:trPr>
        <w:tc>
          <w:tcPr>
            <w:tcW w:w="0" w:type="auto"/>
            <w:tcBorders>
              <w:top w:val="dotted" w:sz="6" w:space="0" w:color="D3D3D3"/>
              <w:left w:val="dotted" w:sz="6" w:space="0" w:color="D3D3D3"/>
              <w:bottom w:val="single" w:sz="6" w:space="0" w:color="000000"/>
              <w:right w:val="dotted" w:sz="6" w:space="0" w:color="D3D3D3"/>
            </w:tcBorders>
            <w:hideMark/>
          </w:tcPr>
          <w:p w:rsidR="00170E24" w:rsidRPr="00170E24" w:rsidRDefault="00170E24" w:rsidP="00170E24">
            <w:pPr>
              <w:rPr>
                <w:rFonts w:ascii="Times New Roman" w:eastAsia="Times New Roman" w:hAnsi="Times New Roman" w:cs="Times New Roman"/>
              </w:rPr>
            </w:pPr>
            <w:r w:rsidRPr="00170E24">
              <w:rPr>
                <w:rFonts w:ascii="Times New Roman" w:eastAsia="Times New Roman" w:hAnsi="Times New Roman" w:cs="Times New Roman"/>
              </w:rPr>
              <w:t>Substantive (e.g., a policy threshold)</w:t>
            </w:r>
          </w:p>
        </w:tc>
        <w:tc>
          <w:tcPr>
            <w:tcW w:w="0" w:type="auto"/>
            <w:tcBorders>
              <w:top w:val="dotted" w:sz="6" w:space="0" w:color="D3D3D3"/>
              <w:left w:val="dotted" w:sz="6" w:space="0" w:color="D3D3D3"/>
              <w:bottom w:val="single" w:sz="6" w:space="0" w:color="000000"/>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Flexible</w:t>
            </w:r>
          </w:p>
        </w:tc>
        <w:tc>
          <w:tcPr>
            <w:tcW w:w="0" w:type="auto"/>
            <w:tcBorders>
              <w:top w:val="dotted" w:sz="6" w:space="0" w:color="D3D3D3"/>
              <w:left w:val="dotted" w:sz="6" w:space="0" w:color="D3D3D3"/>
              <w:bottom w:val="single" w:sz="6" w:space="0" w:color="000000"/>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Most prescriptive</w:t>
            </w:r>
          </w:p>
        </w:tc>
      </w:tr>
    </w:tbl>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 xml:space="preserve">Prescriptiveness is a continuum. Discretionary guidelines, practices, processes, or plans are least prescriptive because they allow maximum </w:t>
      </w:r>
      <w:r w:rsidRPr="00170E24">
        <w:rPr>
          <w:rFonts w:ascii="Georgia" w:eastAsia="Times New Roman" w:hAnsi="Georgia" w:cs="Times New Roman"/>
          <w:color w:val="000000"/>
          <w:sz w:val="28"/>
          <w:szCs w:val="28"/>
        </w:rPr>
        <w:lastRenderedPageBreak/>
        <w:t>flexibility. Procedural requirements that prescribe processes that must be followed but do not prescribe outcomes are somewhat prescriptive. Mandatory and substantive requirements, such as quantitative performance thresholds, are most prescriptive because they prescribe precise actions and outcomes. Compared with mandatory performance thresholds, even mandatory requirements to follow local “best management practices” are less prescriptive because these practices may not include substantive requirements.</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On each issue, our framework identifies both absolute and relative measures of prescriptiveness. This leads to three possibilities: “no prescriptive requirements” or “some prescriptive requirements”—and then, if the latter, whether they are “most prescriptive” (requiring as much as or more than any other regulation). Coding prescriptiveness across issues creates an additional measure of policy scope: How many key issues have “some prescriptive standards.” Coding prescriptiveness across programs creates a measure of the relative level of prescriptive requirements. Additionally, our framework classifies changes as becoming more prescriptive or less prescriptive on each issue, thus, capturing the direction of change in prescriptiveness.</w:t>
      </w:r>
    </w:p>
    <w:p w:rsidR="00170E24" w:rsidRPr="00170E24" w:rsidRDefault="00170E24" w:rsidP="00170E24">
      <w:pPr>
        <w:spacing w:before="100" w:beforeAutospacing="1" w:after="100" w:afterAutospacing="1"/>
        <w:outlineLvl w:val="2"/>
        <w:rPr>
          <w:rFonts w:ascii="Georgia" w:eastAsia="Times New Roman" w:hAnsi="Georgia" w:cs="Times New Roman"/>
          <w:i/>
          <w:iCs/>
          <w:color w:val="000000"/>
          <w:sz w:val="30"/>
          <w:szCs w:val="30"/>
        </w:rPr>
      </w:pPr>
      <w:r w:rsidRPr="00170E24">
        <w:rPr>
          <w:rFonts w:ascii="Georgia" w:eastAsia="Times New Roman" w:hAnsi="Georgia" w:cs="Times New Roman"/>
          <w:i/>
          <w:iCs/>
          <w:color w:val="000000"/>
          <w:sz w:val="30"/>
          <w:szCs w:val="30"/>
        </w:rPr>
        <w:t>Policy Settings</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Finally, the third type of stringency—specific performance levels (what policy scholars call “policy settings”)—allow us to interpret differences in scope or prescriptiveness substantively. For example, forestry certification programs have different requirements for how close loggers can harvest near streams. In this example, all standards prescribing minimum stream buffer widths are equally prescriptive since all are mandatory requirements, albeit with different thresholds. Yet buffer widths and other specific policy settings are a meaningful type of variation. Unfortunately, most specific policy settings, even prescriptive ones, cannot be quantified and are thus difficult to aggregate. Even numeric stream buffers are difficult to compare because they often vary in different contexts, for example, in mountainous or flat areas, and involve different levels of harvest restrictions based on different criteria, such as whether fish live in the stream (see </w:t>
      </w:r>
      <w:hyperlink r:id="rId95" w:anchor="fig5" w:history="1">
        <w:r w:rsidRPr="00170E24">
          <w:rPr>
            <w:rFonts w:ascii="Georgia" w:eastAsia="Times New Roman" w:hAnsi="Georgia" w:cs="Times New Roman"/>
            <w:color w:val="0782C1"/>
            <w:sz w:val="28"/>
            <w:szCs w:val="28"/>
            <w:u w:val="single"/>
          </w:rPr>
          <w:t>Figure 5</w:t>
        </w:r>
      </w:hyperlink>
      <w:r w:rsidRPr="00170E24">
        <w:rPr>
          <w:rFonts w:ascii="Georgia" w:eastAsia="Times New Roman" w:hAnsi="Georgia" w:cs="Times New Roman"/>
          <w:color w:val="000000"/>
          <w:sz w:val="28"/>
          <w:szCs w:val="28"/>
        </w:rPr>
        <w:t xml:space="preserve"> in the “Competing U.S. Forest Certification Programs” section). Measurement strategies that allow program-level aggregation cannot replace issue-specific qualitative comparison. It is crucial to both quantify absolute and relative differences and describe the most meaningful differences that capture the overall trends. We thus suggest that scholars combine </w:t>
      </w:r>
      <w:r w:rsidRPr="00170E24">
        <w:rPr>
          <w:rFonts w:ascii="Georgia" w:eastAsia="Times New Roman" w:hAnsi="Georgia" w:cs="Times New Roman"/>
          <w:color w:val="000000"/>
          <w:sz w:val="28"/>
          <w:szCs w:val="28"/>
        </w:rPr>
        <w:lastRenderedPageBreak/>
        <w:t>aggregate measures with descriptive comparisons of important requirements, assessing each issue in an absolute sense, in a relative sense (if possible), and in how the required level of performance changed.</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At its most stylized, Step 1, comparing two hypothetical programs (A and B) in a policy space with two issues (Hazardous Chemicals and Worker Training) might look like this: A researcher examines regulations in this policy area and inductively identifies a total of two issues. Both programs have some prescriptive requirements on both issues, so they are equal in scope. Program A bans using chemicals above certain quantitative toxicity thresholds, whereas Program B bans “hazardous” levels which auditors could interpret several ways, so Program A is more prescriptive on the issue of Chemicals. For policy settings, the two programs ban slightly different lists of chemicals, Program A focusing on ecologically harmful chemicals and program B targeting those most harmful to humans, so the researcher can only compare their specific requirements on chemicals qualitatively. On the second issue, both programs require mandatory worker training programs, and neither specifies how many hours, so they are equally prescriptive on Training. Each program suggests a slightly different list of topics for training to cover. Program A focuses more on skills needed to avoid ecological harm, and Program B focuses more on worker safety, so again, the researcher can only compare their policy settings qualitatively. Yet a pattern emerges: Program A, the overall more prescriptive program, is also more focused on ecological protection, possibly due to being more influenced by environmental activists. In contrast, Program B is more focused on worker safety, possibly to reduce the risk that worker injuries at one firm will impose reputational or regulatory costs for the whole industry.</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As this example illustrates, the combination of precise and comprehensive measurement can avoid problems with using any one approach alone. Measuring scope alone risks overlooking variation in prescriptiveness and levels of performance required. Measuring prescriptiveness alone risks capturing a kind of stringency that is void of content. And comparing a few specific performance levels alone risks missing the broader picture, or worse, making overly broad generalizations where a different set of issues would yield different overall conclusions.</w:t>
      </w:r>
    </w:p>
    <w:p w:rsidR="00170E24" w:rsidRPr="00170E24" w:rsidRDefault="00170E24" w:rsidP="00170E24">
      <w:pPr>
        <w:spacing w:before="100" w:beforeAutospacing="1" w:after="100" w:afterAutospacing="1"/>
        <w:outlineLvl w:val="1"/>
        <w:rPr>
          <w:rFonts w:ascii="Georgia" w:eastAsia="Times New Roman" w:hAnsi="Georgia" w:cs="Times New Roman"/>
          <w:i/>
          <w:iCs/>
          <w:color w:val="000000"/>
          <w:sz w:val="34"/>
          <w:szCs w:val="34"/>
        </w:rPr>
      </w:pPr>
      <w:r w:rsidRPr="00170E24">
        <w:rPr>
          <w:rFonts w:ascii="Georgia" w:eastAsia="Times New Roman" w:hAnsi="Georgia" w:cs="Times New Roman"/>
          <w:i/>
          <w:iCs/>
          <w:color w:val="000000"/>
          <w:sz w:val="34"/>
          <w:szCs w:val="34"/>
        </w:rPr>
        <w:t>Step 2: Classifying Patterns of Change</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Building on </w:t>
      </w:r>
      <w:hyperlink r:id="rId96" w:anchor="bibr8" w:history="1">
        <w:r w:rsidRPr="00170E24">
          <w:rPr>
            <w:rFonts w:ascii="Georgia" w:eastAsia="Times New Roman" w:hAnsi="Georgia" w:cs="Times New Roman"/>
            <w:color w:val="0782C1"/>
            <w:sz w:val="28"/>
            <w:szCs w:val="28"/>
            <w:u w:val="single"/>
          </w:rPr>
          <w:t>Baumgartner (2002)</w:t>
        </w:r>
      </w:hyperlink>
      <w:r w:rsidRPr="00170E24">
        <w:rPr>
          <w:rFonts w:ascii="Georgia" w:eastAsia="Times New Roman" w:hAnsi="Georgia" w:cs="Times New Roman"/>
          <w:color w:val="000000"/>
          <w:sz w:val="28"/>
          <w:szCs w:val="28"/>
        </w:rPr>
        <w:t> and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"bibr37"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Howlett</w:t>
      </w:r>
      <w:proofErr w:type="spellEnd"/>
      <w:r w:rsidRPr="00170E24">
        <w:rPr>
          <w:rFonts w:ascii="Georgia" w:eastAsia="Times New Roman" w:hAnsi="Georgia" w:cs="Times New Roman"/>
          <w:color w:val="0782C1"/>
          <w:sz w:val="28"/>
          <w:szCs w:val="28"/>
          <w:u w:val="single"/>
        </w:rPr>
        <w:t xml:space="preserve"> and </w:t>
      </w:r>
      <w:proofErr w:type="spellStart"/>
      <w:r w:rsidRPr="00170E24">
        <w:rPr>
          <w:rFonts w:ascii="Georgia" w:eastAsia="Times New Roman" w:hAnsi="Georgia" w:cs="Times New Roman"/>
          <w:color w:val="0782C1"/>
          <w:sz w:val="28"/>
          <w:szCs w:val="28"/>
          <w:u w:val="single"/>
        </w:rPr>
        <w:t>Cashore</w:t>
      </w:r>
      <w:proofErr w:type="spellEnd"/>
      <w:r w:rsidRPr="00170E24">
        <w:rPr>
          <w:rFonts w:ascii="Georgia" w:eastAsia="Times New Roman" w:hAnsi="Georgia" w:cs="Times New Roman"/>
          <w:color w:val="0782C1"/>
          <w:sz w:val="28"/>
          <w:szCs w:val="28"/>
          <w:u w:val="single"/>
        </w:rPr>
        <w:t xml:space="preserve"> (2007)</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xml:space="preserve">, we also emphasize the importance of the direction of policy change. Assessing </w:t>
      </w:r>
      <w:r w:rsidRPr="00170E24">
        <w:rPr>
          <w:rFonts w:ascii="Georgia" w:eastAsia="Times New Roman" w:hAnsi="Georgia" w:cs="Times New Roman"/>
          <w:color w:val="000000"/>
          <w:sz w:val="28"/>
          <w:szCs w:val="28"/>
        </w:rPr>
        <w:lastRenderedPageBreak/>
        <w:t>patterns of change like punctuation or equilibrium requires measuring change on each dimension of stringency because there may be equilibrium on one dimension but punctuation on another. In absolute terms, stringency may be increasing, decreasing, or neither, and, in relative terms, regulations may be converging, in equilibrium, or diverging on each dimension over any given period (</w:t>
      </w:r>
      <w:hyperlink r:id="rId97" w:anchor="table4" w:history="1">
        <w:r w:rsidRPr="00170E24">
          <w:rPr>
            <w:rFonts w:ascii="Georgia" w:eastAsia="Times New Roman" w:hAnsi="Georgia" w:cs="Times New Roman"/>
            <w:color w:val="0782C1"/>
            <w:sz w:val="28"/>
            <w:szCs w:val="28"/>
            <w:u w:val="single"/>
          </w:rPr>
          <w:t>Table 4</w:t>
        </w:r>
      </w:hyperlink>
      <w:r w:rsidRPr="00170E24">
        <w:rPr>
          <w:rFonts w:ascii="Georgia" w:eastAsia="Times New Roman" w:hAnsi="Georgia" w:cs="Times New Roman"/>
          <w:color w:val="000000"/>
          <w:sz w:val="28"/>
          <w:szCs w:val="28"/>
        </w:rPr>
        <w:t>). Thus, in aggregate, nine relationships fully capture the possible dynamics for each dimension of change. All of the theories about regulatory stringency from </w:t>
      </w:r>
      <w:hyperlink r:id="rId98" w:anchor="table1" w:history="1">
        <w:r w:rsidRPr="00170E24">
          <w:rPr>
            <w:rFonts w:ascii="Georgia" w:eastAsia="Times New Roman" w:hAnsi="Georgia" w:cs="Times New Roman"/>
            <w:color w:val="0782C1"/>
            <w:sz w:val="28"/>
            <w:szCs w:val="28"/>
            <w:u w:val="single"/>
          </w:rPr>
          <w:t>Table 1</w:t>
        </w:r>
      </w:hyperlink>
      <w:r w:rsidRPr="00170E24">
        <w:rPr>
          <w:rFonts w:ascii="Georgia" w:eastAsia="Times New Roman" w:hAnsi="Georgia" w:cs="Times New Roman"/>
          <w:color w:val="000000"/>
          <w:sz w:val="28"/>
          <w:szCs w:val="28"/>
        </w:rPr>
        <w:t> should be able to be expressed in terms of the dimension(s) to which the theory applies, the absolute directions of change they predict, and relative relationships they anticipate.</w:t>
      </w:r>
    </w:p>
    <w:p w:rsidR="00170E24" w:rsidRPr="00170E24" w:rsidRDefault="00170E24" w:rsidP="00170E24">
      <w:pPr>
        <w:jc w:val="center"/>
        <w:rPr>
          <w:rFonts w:ascii="Georgia" w:eastAsia="Times New Roman" w:hAnsi="Georgia" w:cs="Times New Roman"/>
          <w:b/>
          <w:bCs/>
          <w:color w:val="000000"/>
          <w:sz w:val="28"/>
          <w:szCs w:val="28"/>
        </w:rPr>
      </w:pPr>
      <w:r w:rsidRPr="00170E24">
        <w:rPr>
          <w:rFonts w:ascii="Georgia" w:eastAsia="Times New Roman" w:hAnsi="Georgia" w:cs="Times New Roman"/>
          <w:b/>
          <w:bCs/>
          <w:color w:val="000000"/>
          <w:sz w:val="28"/>
          <w:szCs w:val="28"/>
        </w:rPr>
        <w:t>Table 4.</w:t>
      </w:r>
    </w:p>
    <w:p w:rsidR="00170E24" w:rsidRPr="00170E24" w:rsidRDefault="00170E24" w:rsidP="00170E24">
      <w:pPr>
        <w:spacing w:after="150"/>
        <w:jc w:val="center"/>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Possible Patterns of Change in Relative Stringency.</w:t>
      </w:r>
    </w:p>
    <w:tbl>
      <w:tblPr>
        <w:tblW w:w="5000" w:type="pct"/>
        <w:tblCellSpacing w:w="0" w:type="dxa"/>
        <w:tblBorders>
          <w:top w:val="dotted" w:sz="6" w:space="0" w:color="D3D3D3"/>
          <w:left w:val="dotted" w:sz="6" w:space="0" w:color="D3D3D3"/>
          <w:bottom w:val="dotted" w:sz="6" w:space="0" w:color="D3D3D3"/>
          <w:right w:val="dotted" w:sz="6" w:space="0" w:color="D3D3D3"/>
        </w:tblBorders>
        <w:tblCellMar>
          <w:left w:w="0" w:type="dxa"/>
          <w:right w:w="0" w:type="dxa"/>
        </w:tblCellMar>
        <w:tblLook w:val="04A0" w:firstRow="1" w:lastRow="0" w:firstColumn="1" w:lastColumn="0" w:noHBand="0" w:noVBand="1"/>
      </w:tblPr>
      <w:tblGrid>
        <w:gridCol w:w="5222"/>
        <w:gridCol w:w="1190"/>
        <w:gridCol w:w="1164"/>
        <w:gridCol w:w="764"/>
        <w:gridCol w:w="1004"/>
      </w:tblGrid>
      <w:tr w:rsidR="00170E24" w:rsidRPr="00170E24" w:rsidTr="00170E24">
        <w:trPr>
          <w:tblHeader/>
          <w:tblCellSpacing w:w="0" w:type="dxa"/>
        </w:trPr>
        <w:tc>
          <w:tcPr>
            <w:tcW w:w="0" w:type="auto"/>
            <w:tcBorders>
              <w:top w:val="single" w:sz="6" w:space="0" w:color="000000"/>
              <w:left w:val="dotted" w:sz="6" w:space="0" w:color="D3D3D3"/>
              <w:bottom w:val="dotted" w:sz="6" w:space="0" w:color="D3D3D3"/>
              <w:right w:val="dotted" w:sz="6" w:space="0" w:color="D3D3D3"/>
            </w:tcBorders>
            <w:hideMark/>
          </w:tcPr>
          <w:p w:rsidR="00170E24" w:rsidRPr="00170E24" w:rsidRDefault="00170E24" w:rsidP="00170E24">
            <w:pPr>
              <w:rPr>
                <w:rFonts w:ascii="Georgia" w:eastAsia="Times New Roman" w:hAnsi="Georgia" w:cs="Times New Roman"/>
                <w:color w:val="000000"/>
                <w:sz w:val="28"/>
                <w:szCs w:val="28"/>
              </w:rPr>
            </w:pPr>
          </w:p>
        </w:tc>
        <w:tc>
          <w:tcPr>
            <w:tcW w:w="0" w:type="auto"/>
            <w:tcBorders>
              <w:top w:val="single" w:sz="6" w:space="0" w:color="000000"/>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sz w:val="20"/>
                <w:szCs w:val="20"/>
              </w:rPr>
            </w:pPr>
          </w:p>
        </w:tc>
        <w:tc>
          <w:tcPr>
            <w:tcW w:w="0" w:type="auto"/>
            <w:gridSpan w:val="3"/>
            <w:tcBorders>
              <w:top w:val="single" w:sz="6" w:space="0" w:color="000000"/>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Relationship among standards</w:t>
            </w:r>
          </w:p>
        </w:tc>
      </w:tr>
      <w:tr w:rsidR="00170E24" w:rsidRPr="00170E24" w:rsidTr="00170E24">
        <w:trPr>
          <w:tblHeader/>
          <w:tblCellSpacing w:w="0" w:type="dxa"/>
        </w:trPr>
        <w:tc>
          <w:tcPr>
            <w:tcW w:w="0" w:type="auto"/>
            <w:tcBorders>
              <w:top w:val="dotted" w:sz="6" w:space="0" w:color="D3D3D3"/>
              <w:left w:val="dotted" w:sz="6" w:space="0" w:color="D3D3D3"/>
              <w:bottom w:val="single" w:sz="6" w:space="0" w:color="000000"/>
              <w:right w:val="dotted" w:sz="6" w:space="0" w:color="D3D3D3"/>
            </w:tcBorders>
            <w:hideMark/>
          </w:tcPr>
          <w:p w:rsidR="00170E24" w:rsidRPr="00170E24" w:rsidRDefault="00170E24" w:rsidP="00170E24">
            <w:pPr>
              <w:jc w:val="center"/>
              <w:rPr>
                <w:rFonts w:ascii="Times New Roman" w:eastAsia="Times New Roman" w:hAnsi="Times New Roman" w:cs="Times New Roman"/>
              </w:rPr>
            </w:pPr>
          </w:p>
        </w:tc>
        <w:tc>
          <w:tcPr>
            <w:tcW w:w="0" w:type="auto"/>
            <w:tcBorders>
              <w:top w:val="single" w:sz="6" w:space="0" w:color="000000"/>
              <w:left w:val="dotted" w:sz="6" w:space="0" w:color="D3D3D3"/>
              <w:bottom w:val="single" w:sz="6" w:space="0" w:color="000000"/>
              <w:right w:val="dotted" w:sz="6" w:space="0" w:color="D3D3D3"/>
            </w:tcBorders>
            <w:hideMark/>
          </w:tcPr>
          <w:p w:rsidR="00170E24" w:rsidRPr="00170E24" w:rsidRDefault="00170E24" w:rsidP="00170E24">
            <w:pPr>
              <w:rPr>
                <w:rFonts w:ascii="Times New Roman" w:eastAsia="Times New Roman" w:hAnsi="Times New Roman" w:cs="Times New Roman"/>
                <w:sz w:val="20"/>
                <w:szCs w:val="20"/>
              </w:rPr>
            </w:pPr>
          </w:p>
        </w:tc>
        <w:tc>
          <w:tcPr>
            <w:tcW w:w="0" w:type="auto"/>
            <w:tcBorders>
              <w:top w:val="single" w:sz="6" w:space="0" w:color="000000"/>
              <w:left w:val="dotted" w:sz="6" w:space="0" w:color="D3D3D3"/>
              <w:bottom w:val="single" w:sz="6" w:space="0" w:color="000000"/>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Converging</w:t>
            </w:r>
          </w:p>
        </w:tc>
        <w:tc>
          <w:tcPr>
            <w:tcW w:w="0" w:type="auto"/>
            <w:tcBorders>
              <w:top w:val="single" w:sz="6" w:space="0" w:color="000000"/>
              <w:left w:val="dotted" w:sz="6" w:space="0" w:color="D3D3D3"/>
              <w:bottom w:val="single" w:sz="6" w:space="0" w:color="000000"/>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Parallel</w:t>
            </w:r>
          </w:p>
        </w:tc>
        <w:tc>
          <w:tcPr>
            <w:tcW w:w="0" w:type="auto"/>
            <w:tcBorders>
              <w:top w:val="single" w:sz="6" w:space="0" w:color="000000"/>
              <w:left w:val="dotted" w:sz="6" w:space="0" w:color="D3D3D3"/>
              <w:bottom w:val="single" w:sz="6" w:space="0" w:color="000000"/>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Diverging</w:t>
            </w:r>
          </w:p>
        </w:tc>
      </w:tr>
      <w:tr w:rsidR="00170E24" w:rsidRPr="00170E24" w:rsidTr="00170E24">
        <w:trPr>
          <w:tblCellSpacing w:w="0" w:type="dxa"/>
        </w:trPr>
        <w:tc>
          <w:tcPr>
            <w:tcW w:w="0" w:type="auto"/>
            <w:vMerge w:val="restart"/>
            <w:tcBorders>
              <w:top w:val="dotted" w:sz="6" w:space="0" w:color="D3D3D3"/>
              <w:left w:val="dotted" w:sz="6" w:space="0" w:color="D3D3D3"/>
              <w:bottom w:val="single" w:sz="6" w:space="0" w:color="000000"/>
              <w:right w:val="dotted" w:sz="6" w:space="0" w:color="D3D3D3"/>
            </w:tcBorders>
            <w:hideMark/>
          </w:tcPr>
          <w:p w:rsidR="00170E24" w:rsidRPr="00170E24" w:rsidRDefault="00170E24" w:rsidP="00170E24">
            <w:pPr>
              <w:rPr>
                <w:rFonts w:ascii="Times New Roman" w:eastAsia="Times New Roman" w:hAnsi="Times New Roman" w:cs="Times New Roman"/>
              </w:rPr>
            </w:pPr>
            <w:r w:rsidRPr="00170E24">
              <w:rPr>
                <w:rFonts w:ascii="Times New Roman" w:eastAsia="Times New Roman" w:hAnsi="Times New Roman" w:cs="Times New Roman"/>
                <w:i/>
                <w:iCs/>
              </w:rPr>
              <w:t>Directions of Change</w:t>
            </w:r>
            <w:r w:rsidRPr="00170E24">
              <w:rPr>
                <w:rFonts w:ascii="Times New Roman" w:eastAsia="Times New Roman" w:hAnsi="Times New Roman" w:cs="Times New Roman"/>
              </w:rPr>
              <w:t> (in comprehensiveness of scope, prescriptiveness, </w:t>
            </w:r>
            <w:r w:rsidRPr="00170E24">
              <w:rPr>
                <w:rFonts w:ascii="Times New Roman" w:eastAsia="Times New Roman" w:hAnsi="Times New Roman" w:cs="Times New Roman"/>
                <w:i/>
                <w:iCs/>
              </w:rPr>
              <w:t>or</w:t>
            </w:r>
            <w:r w:rsidRPr="00170E24">
              <w:rPr>
                <w:rFonts w:ascii="Times New Roman" w:eastAsia="Times New Roman" w:hAnsi="Times New Roman" w:cs="Times New Roman"/>
              </w:rPr>
              <w:t> levels of requirements)</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Increasing</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spacing w:before="100" w:beforeAutospacing="1" w:after="100" w:afterAutospacing="1"/>
              <w:jc w:val="center"/>
              <w:rPr>
                <w:rFonts w:ascii="Times New Roman" w:eastAsia="Times New Roman" w:hAnsi="Times New Roman" w:cs="Times New Roman"/>
              </w:rPr>
            </w:pPr>
            <w:r w:rsidRPr="00170E24">
              <w:rPr>
                <w:rFonts w:ascii="Apple Color Emoji" w:eastAsia="Times New Roman" w:hAnsi="Apple Color Emoji" w:cs="Apple Color Emoji"/>
              </w:rPr>
              <w:t>↗</w:t>
            </w:r>
          </w:p>
          <w:p w:rsidR="00170E24" w:rsidRPr="00170E24" w:rsidRDefault="00170E24" w:rsidP="00170E24">
            <w:pPr>
              <w:spacing w:before="100" w:beforeAutospacing="1" w:after="100" w:afterAutospacing="1"/>
              <w:jc w:val="center"/>
              <w:rPr>
                <w:rFonts w:ascii="Times New Roman" w:eastAsia="Times New Roman" w:hAnsi="Times New Roman" w:cs="Times New Roman"/>
              </w:rPr>
            </w:pPr>
            <w:ins w:id="14" w:author="Unknown">
              <w:r w:rsidRPr="00170E24">
                <w:rPr>
                  <w:rFonts w:ascii="Apple Color Emoji" w:eastAsia="Times New Roman" w:hAnsi="Apple Color Emoji" w:cs="Apple Color Emoji"/>
                  <w:sz w:val="28"/>
                  <w:szCs w:val="28"/>
                </w:rPr>
                <w:t>↗</w:t>
              </w:r>
            </w:ins>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Apple Color Emoji" w:eastAsia="Times New Roman" w:hAnsi="Apple Color Emoji" w:cs="Apple Color Emoji"/>
              </w:rPr>
              <w:t>↗</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Apple Color Emoji" w:eastAsia="Times New Roman" w:hAnsi="Apple Color Emoji" w:cs="Apple Color Emoji"/>
              </w:rPr>
              <w:t>↗</w:t>
            </w:r>
          </w:p>
        </w:tc>
      </w:tr>
      <w:tr w:rsidR="00170E24" w:rsidRPr="00170E24" w:rsidTr="00170E24">
        <w:trPr>
          <w:tblCellSpacing w:w="0" w:type="dxa"/>
        </w:trPr>
        <w:tc>
          <w:tcPr>
            <w:tcW w:w="0" w:type="auto"/>
            <w:vMerge/>
            <w:tcBorders>
              <w:top w:val="dotted" w:sz="6" w:space="0" w:color="D3D3D3"/>
              <w:left w:val="dotted" w:sz="6" w:space="0" w:color="D3D3D3"/>
              <w:bottom w:val="single" w:sz="6" w:space="0" w:color="000000"/>
              <w:right w:val="dotted" w:sz="6" w:space="0" w:color="D3D3D3"/>
            </w:tcBorders>
            <w:vAlign w:val="center"/>
            <w:hideMark/>
          </w:tcPr>
          <w:p w:rsidR="00170E24" w:rsidRPr="00170E24" w:rsidRDefault="00170E24" w:rsidP="00170E24">
            <w:pPr>
              <w:rPr>
                <w:rFonts w:ascii="Times New Roman" w:eastAsia="Times New Roman" w:hAnsi="Times New Roman" w:cs="Times New Roman"/>
              </w:rPr>
            </w:pP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Apple Color Emoji" w:eastAsia="Times New Roman" w:hAnsi="Apple Color Emoji" w:cs="Apple Color Emoji"/>
              </w:rPr>
              <w:t>↗</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Apple Color Emoji" w:eastAsia="Times New Roman" w:hAnsi="Apple Color Emoji" w:cs="Apple Color Emoji"/>
              </w:rPr>
              <w:t>↗</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Apple Color Emoji" w:eastAsia="Times New Roman" w:hAnsi="Apple Color Emoji" w:cs="Apple Color Emoji"/>
              </w:rPr>
              <w:t>↗</w:t>
            </w:r>
          </w:p>
        </w:tc>
      </w:tr>
      <w:tr w:rsidR="00170E24" w:rsidRPr="00170E24" w:rsidTr="00170E24">
        <w:trPr>
          <w:tblCellSpacing w:w="0" w:type="dxa"/>
        </w:trPr>
        <w:tc>
          <w:tcPr>
            <w:tcW w:w="0" w:type="auto"/>
            <w:vMerge/>
            <w:tcBorders>
              <w:top w:val="dotted" w:sz="6" w:space="0" w:color="D3D3D3"/>
              <w:left w:val="dotted" w:sz="6" w:space="0" w:color="D3D3D3"/>
              <w:bottom w:val="single" w:sz="6" w:space="0" w:color="000000"/>
              <w:right w:val="dotted" w:sz="6" w:space="0" w:color="D3D3D3"/>
            </w:tcBorders>
            <w:vAlign w:val="center"/>
            <w:hideMark/>
          </w:tcPr>
          <w:p w:rsidR="00170E24" w:rsidRPr="00170E24" w:rsidRDefault="00170E24" w:rsidP="00170E24">
            <w:pPr>
              <w:rPr>
                <w:rFonts w:ascii="Times New Roman" w:eastAsia="Times New Roman" w:hAnsi="Times New Roman" w:cs="Times New Roman"/>
              </w:rPr>
            </w:pP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Opposite or</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Apple Color Emoji" w:eastAsia="Times New Roman" w:hAnsi="Apple Color Emoji" w:cs="Apple Color Emoji"/>
              </w:rPr>
              <w:t>↘</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Apple Color Emoji" w:eastAsia="Times New Roman" w:hAnsi="Apple Color Emoji" w:cs="Apple Color Emoji"/>
              </w:rPr>
              <w:t>↗</w:t>
            </w:r>
          </w:p>
        </w:tc>
      </w:tr>
      <w:tr w:rsidR="00170E24" w:rsidRPr="00170E24" w:rsidTr="00170E24">
        <w:trPr>
          <w:tblCellSpacing w:w="0" w:type="dxa"/>
        </w:trPr>
        <w:tc>
          <w:tcPr>
            <w:tcW w:w="0" w:type="auto"/>
            <w:vMerge/>
            <w:tcBorders>
              <w:top w:val="dotted" w:sz="6" w:space="0" w:color="D3D3D3"/>
              <w:left w:val="dotted" w:sz="6" w:space="0" w:color="D3D3D3"/>
              <w:bottom w:val="single" w:sz="6" w:space="0" w:color="000000"/>
              <w:right w:val="dotted" w:sz="6" w:space="0" w:color="D3D3D3"/>
            </w:tcBorders>
            <w:vAlign w:val="center"/>
            <w:hideMark/>
          </w:tcPr>
          <w:p w:rsidR="00170E24" w:rsidRPr="00170E24" w:rsidRDefault="00170E24" w:rsidP="00170E24">
            <w:pPr>
              <w:rPr>
                <w:rFonts w:ascii="Times New Roman" w:eastAsia="Times New Roman" w:hAnsi="Times New Roman" w:cs="Times New Roman"/>
              </w:rPr>
            </w:pP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Equilibrium</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Apple Color Emoji" w:eastAsia="Times New Roman" w:hAnsi="Apple Color Emoji" w:cs="Apple Color Emoji"/>
              </w:rPr>
              <w:t>↗</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Apple Color Emoji" w:eastAsia="Times New Roman" w:hAnsi="Apple Color Emoji" w:cs="Apple Color Emoji"/>
              </w:rPr>
              <w:t>↘</w:t>
            </w:r>
          </w:p>
        </w:tc>
      </w:tr>
      <w:tr w:rsidR="00170E24" w:rsidRPr="00170E24" w:rsidTr="00170E24">
        <w:trPr>
          <w:tblCellSpacing w:w="0" w:type="dxa"/>
        </w:trPr>
        <w:tc>
          <w:tcPr>
            <w:tcW w:w="0" w:type="auto"/>
            <w:vMerge/>
            <w:tcBorders>
              <w:top w:val="dotted" w:sz="6" w:space="0" w:color="D3D3D3"/>
              <w:left w:val="dotted" w:sz="6" w:space="0" w:color="D3D3D3"/>
              <w:bottom w:val="single" w:sz="6" w:space="0" w:color="000000"/>
              <w:right w:val="dotted" w:sz="6" w:space="0" w:color="D3D3D3"/>
            </w:tcBorders>
            <w:vAlign w:val="center"/>
            <w:hideMark/>
          </w:tcPr>
          <w:p w:rsidR="00170E24" w:rsidRPr="00170E24" w:rsidRDefault="00170E24" w:rsidP="00170E24">
            <w:pPr>
              <w:rPr>
                <w:rFonts w:ascii="Times New Roman" w:eastAsia="Times New Roman" w:hAnsi="Times New Roman" w:cs="Times New Roman"/>
              </w:rPr>
            </w:pP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Apple Color Emoji" w:eastAsia="Times New Roman" w:hAnsi="Apple Color Emoji" w:cs="Apple Color Emoji"/>
              </w:rPr>
              <w:t>↘</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Apple Color Emoji" w:eastAsia="Times New Roman" w:hAnsi="Apple Color Emoji" w:cs="Apple Color Emoji"/>
              </w:rPr>
              <w:t>↘</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Apple Color Emoji" w:eastAsia="Times New Roman" w:hAnsi="Apple Color Emoji" w:cs="Apple Color Emoji"/>
              </w:rPr>
              <w:t>↘</w:t>
            </w:r>
          </w:p>
        </w:tc>
      </w:tr>
      <w:tr w:rsidR="00170E24" w:rsidRPr="00170E24" w:rsidTr="00170E24">
        <w:trPr>
          <w:tblCellSpacing w:w="0" w:type="dxa"/>
        </w:trPr>
        <w:tc>
          <w:tcPr>
            <w:tcW w:w="0" w:type="auto"/>
            <w:vMerge/>
            <w:tcBorders>
              <w:top w:val="dotted" w:sz="6" w:space="0" w:color="D3D3D3"/>
              <w:left w:val="dotted" w:sz="6" w:space="0" w:color="D3D3D3"/>
              <w:bottom w:val="single" w:sz="6" w:space="0" w:color="000000"/>
              <w:right w:val="dotted" w:sz="6" w:space="0" w:color="D3D3D3"/>
            </w:tcBorders>
            <w:vAlign w:val="center"/>
            <w:hideMark/>
          </w:tcPr>
          <w:p w:rsidR="00170E24" w:rsidRPr="00170E24" w:rsidRDefault="00170E24" w:rsidP="00170E24">
            <w:pPr>
              <w:rPr>
                <w:rFonts w:ascii="Times New Roman" w:eastAsia="Times New Roman" w:hAnsi="Times New Roman" w:cs="Times New Roman"/>
              </w:rPr>
            </w:pPr>
          </w:p>
        </w:tc>
        <w:tc>
          <w:tcPr>
            <w:tcW w:w="0" w:type="auto"/>
            <w:tcBorders>
              <w:top w:val="dotted" w:sz="6" w:space="0" w:color="D3D3D3"/>
              <w:left w:val="dotted" w:sz="6" w:space="0" w:color="D3D3D3"/>
              <w:bottom w:val="single" w:sz="6" w:space="0" w:color="000000"/>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Decreasing</w:t>
            </w:r>
          </w:p>
        </w:tc>
        <w:tc>
          <w:tcPr>
            <w:tcW w:w="0" w:type="auto"/>
            <w:tcBorders>
              <w:top w:val="dotted" w:sz="6" w:space="0" w:color="D3D3D3"/>
              <w:left w:val="dotted" w:sz="6" w:space="0" w:color="D3D3D3"/>
              <w:bottom w:val="single" w:sz="6" w:space="0" w:color="000000"/>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Apple Color Emoji" w:eastAsia="Times New Roman" w:hAnsi="Apple Color Emoji" w:cs="Apple Color Emoji"/>
              </w:rPr>
              <w:t>↘</w:t>
            </w:r>
          </w:p>
        </w:tc>
        <w:tc>
          <w:tcPr>
            <w:tcW w:w="0" w:type="auto"/>
            <w:tcBorders>
              <w:top w:val="dotted" w:sz="6" w:space="0" w:color="D3D3D3"/>
              <w:left w:val="dotted" w:sz="6" w:space="0" w:color="D3D3D3"/>
              <w:bottom w:val="single" w:sz="6" w:space="0" w:color="000000"/>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Apple Color Emoji" w:eastAsia="Times New Roman" w:hAnsi="Apple Color Emoji" w:cs="Apple Color Emoji"/>
              </w:rPr>
              <w:t>↘</w:t>
            </w:r>
          </w:p>
        </w:tc>
        <w:tc>
          <w:tcPr>
            <w:tcW w:w="0" w:type="auto"/>
            <w:tcBorders>
              <w:top w:val="dotted" w:sz="6" w:space="0" w:color="D3D3D3"/>
              <w:left w:val="dotted" w:sz="6" w:space="0" w:color="D3D3D3"/>
              <w:bottom w:val="single" w:sz="6" w:space="0" w:color="000000"/>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Apple Color Emoji" w:eastAsia="Times New Roman" w:hAnsi="Apple Color Emoji" w:cs="Apple Color Emoji"/>
              </w:rPr>
              <w:t>↘</w:t>
            </w:r>
          </w:p>
        </w:tc>
      </w:tr>
    </w:tbl>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i/>
          <w:iCs/>
          <w:color w:val="000000"/>
          <w:sz w:val="28"/>
          <w:szCs w:val="28"/>
        </w:rPr>
        <w:t>Note</w:t>
      </w:r>
      <w:r w:rsidRPr="00170E24">
        <w:rPr>
          <w:rFonts w:ascii="Georgia" w:eastAsia="Times New Roman" w:hAnsi="Georgia" w:cs="Times New Roman"/>
          <w:color w:val="000000"/>
          <w:sz w:val="28"/>
          <w:szCs w:val="28"/>
        </w:rPr>
        <w:t>. The two arrows in each cell represent two programs. A study of three programs would have three arrows.</w:t>
      </w:r>
    </w:p>
    <w:p w:rsidR="00170E24" w:rsidRPr="00170E24" w:rsidRDefault="00170E24" w:rsidP="00170E24">
      <w:pPr>
        <w:spacing w:before="100" w:beforeAutospacing="1" w:after="100" w:afterAutospacing="1"/>
        <w:outlineLvl w:val="2"/>
        <w:rPr>
          <w:rFonts w:ascii="Georgia" w:eastAsia="Times New Roman" w:hAnsi="Georgia" w:cs="Times New Roman"/>
          <w:i/>
          <w:iCs/>
          <w:color w:val="000000"/>
          <w:sz w:val="30"/>
          <w:szCs w:val="30"/>
        </w:rPr>
      </w:pPr>
      <w:r w:rsidRPr="00170E24">
        <w:rPr>
          <w:rFonts w:ascii="Georgia" w:eastAsia="Times New Roman" w:hAnsi="Georgia" w:cs="Times New Roman"/>
          <w:i/>
          <w:iCs/>
          <w:color w:val="000000"/>
          <w:sz w:val="30"/>
          <w:szCs w:val="30"/>
        </w:rPr>
        <w:t>Conclusion</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This framework for measuring regulatory stringency helps researchers accomplish several important tasks. For example, </w:t>
      </w:r>
      <w:hyperlink r:id="rId99" w:anchor="bibr14" w:history="1">
        <w:r w:rsidRPr="00170E24">
          <w:rPr>
            <w:rFonts w:ascii="Georgia" w:eastAsia="Times New Roman" w:hAnsi="Georgia" w:cs="Times New Roman"/>
            <w:color w:val="0782C1"/>
            <w:sz w:val="28"/>
            <w:szCs w:val="28"/>
            <w:u w:val="single"/>
          </w:rPr>
          <w:t>Brunel and Levinson (2016)</w:t>
        </w:r>
      </w:hyperlink>
      <w:r w:rsidRPr="00170E24">
        <w:rPr>
          <w:rFonts w:ascii="Georgia" w:eastAsia="Times New Roman" w:hAnsi="Georgia" w:cs="Times New Roman"/>
          <w:color w:val="000000"/>
          <w:sz w:val="28"/>
          <w:szCs w:val="28"/>
        </w:rPr>
        <w:t> argue that a measure of regulatory stringency must (1) measure change over time, (2) assess both relative and absolute magnitudes, (3) aggregate across multiple issue areas, and (4) be theoretically relatable to compliance costs. To these criteria, we add that any measurement approach should also (5) capture qualitative differences in policy settings. Step 1 satisfies these five criteria and Step 2 goes on to classify relative change over time.</w:t>
      </w:r>
    </w:p>
    <w:p w:rsidR="00170E24" w:rsidRPr="00170E24" w:rsidRDefault="00170E24" w:rsidP="00170E24">
      <w:pPr>
        <w:spacing w:before="100" w:beforeAutospacing="1" w:after="100" w:afterAutospacing="1"/>
        <w:outlineLvl w:val="1"/>
        <w:rPr>
          <w:rFonts w:ascii="Georgia" w:eastAsia="Times New Roman" w:hAnsi="Georgia" w:cs="Times New Roman"/>
          <w:i/>
          <w:iCs/>
          <w:color w:val="000000"/>
          <w:sz w:val="34"/>
          <w:szCs w:val="34"/>
        </w:rPr>
      </w:pPr>
      <w:r w:rsidRPr="00170E24">
        <w:rPr>
          <w:rFonts w:ascii="Georgia" w:eastAsia="Times New Roman" w:hAnsi="Georgia" w:cs="Times New Roman"/>
          <w:i/>
          <w:iCs/>
          <w:color w:val="000000"/>
          <w:sz w:val="34"/>
          <w:szCs w:val="34"/>
        </w:rPr>
        <w:lastRenderedPageBreak/>
        <w:t>Theorizing in Terms of Scope, Prescriptiveness, and Policy Settings</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Our core methodological critique is that different dimensions of stringency may exhibit different patterns of change. Precise and testable hypotheses about the causes and effects of change must distinguish among types of policy change. If different dimensions of regulatory stringency vary independently, a vast array of theories that use stringency as an explanatory or dependent variable must be revised to specify the dimension(s) to which they apply. Revisiting theories in terms of scope, prescriptiveness, and policy settings may yield different predictions on each dimension. It is beyond the scope of this article to revisit all hypotheses in this vast literature in light of our methodological critique, but, for illustrative purposes, we offer examples of such a restatement for hypotheses rooted in compliance cost and differentiation.</w:t>
      </w:r>
    </w:p>
    <w:p w:rsidR="00170E24" w:rsidRPr="00170E24" w:rsidRDefault="00170E24" w:rsidP="00170E24">
      <w:pPr>
        <w:spacing w:before="100" w:beforeAutospacing="1" w:after="100" w:afterAutospacing="1"/>
        <w:outlineLvl w:val="2"/>
        <w:rPr>
          <w:rFonts w:ascii="Georgia" w:eastAsia="Times New Roman" w:hAnsi="Georgia" w:cs="Times New Roman"/>
          <w:i/>
          <w:iCs/>
          <w:color w:val="000000"/>
          <w:sz w:val="30"/>
          <w:szCs w:val="30"/>
        </w:rPr>
      </w:pPr>
      <w:r w:rsidRPr="00170E24">
        <w:rPr>
          <w:rFonts w:ascii="Georgia" w:eastAsia="Times New Roman" w:hAnsi="Georgia" w:cs="Times New Roman"/>
          <w:i/>
          <w:iCs/>
          <w:color w:val="000000"/>
          <w:sz w:val="30"/>
          <w:szCs w:val="30"/>
        </w:rPr>
        <w:t>Compliance Costs and Competition</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By breaking down stringency into three distinct dimensions, we expand on two related propositions: (1) Compliance costs cause competing programs to set different levels of stringency. Specifically,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"bibr16"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Cashore</w:t>
      </w:r>
      <w:proofErr w:type="spellEnd"/>
      <w:r w:rsidRPr="00170E24">
        <w:rPr>
          <w:rFonts w:ascii="Georgia" w:eastAsia="Times New Roman" w:hAnsi="Georgia" w:cs="Times New Roman"/>
          <w:color w:val="0782C1"/>
          <w:sz w:val="28"/>
          <w:szCs w:val="28"/>
          <w:u w:val="single"/>
        </w:rPr>
        <w:t xml:space="preserve"> et al. (2004)</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and </w:t>
      </w:r>
      <w:hyperlink r:id="rId100" w:anchor="bibr23" w:history="1">
        <w:r w:rsidRPr="00170E24">
          <w:rPr>
            <w:rFonts w:ascii="Georgia" w:eastAsia="Times New Roman" w:hAnsi="Georgia" w:cs="Times New Roman"/>
            <w:color w:val="0782C1"/>
            <w:sz w:val="28"/>
            <w:szCs w:val="28"/>
            <w:u w:val="single"/>
          </w:rPr>
          <w:t>Fischer and Lyon (2014)</w:t>
        </w:r>
      </w:hyperlink>
      <w:r w:rsidRPr="00170E24">
        <w:rPr>
          <w:rFonts w:ascii="Georgia" w:eastAsia="Times New Roman" w:hAnsi="Georgia" w:cs="Times New Roman"/>
          <w:color w:val="000000"/>
          <w:sz w:val="28"/>
          <w:szCs w:val="28"/>
        </w:rPr>
        <w:t> theorize that industry-backed programs set less stringent regulatory requirements than activist-backed programs because industry-backed programs are less willing to impose costs on firms. (2) Programs change in response to changes by their competitor. Specifically, when private authorities compete for market share, if one changes its requirements, the other will change in a similar direction (</w:t>
      </w:r>
      <w:hyperlink r:id="rId101" w:anchor="bibr23" w:history="1">
        <w:r w:rsidRPr="00170E24">
          <w:rPr>
            <w:rFonts w:ascii="Georgia" w:eastAsia="Times New Roman" w:hAnsi="Georgia" w:cs="Times New Roman"/>
            <w:color w:val="0782C1"/>
            <w:sz w:val="28"/>
            <w:szCs w:val="28"/>
            <w:u w:val="single"/>
          </w:rPr>
          <w:t>Fischer &amp; Lyon, 2014</w:t>
        </w:r>
      </w:hyperlink>
      <w:r w:rsidRPr="00170E24">
        <w:rPr>
          <w:rFonts w:ascii="Georgia" w:eastAsia="Times New Roman" w:hAnsi="Georgia" w:cs="Times New Roman"/>
          <w:color w:val="000000"/>
          <w:sz w:val="28"/>
          <w:szCs w:val="28"/>
        </w:rPr>
        <w:t>; </w:t>
      </w:r>
      <w:hyperlink r:id="rId102" w:anchor="bibr65" w:history="1">
        <w:r w:rsidRPr="00170E24">
          <w:rPr>
            <w:rFonts w:ascii="Georgia" w:eastAsia="Times New Roman" w:hAnsi="Georgia" w:cs="Times New Roman"/>
            <w:color w:val="0782C1"/>
            <w:sz w:val="28"/>
            <w:szCs w:val="28"/>
            <w:u w:val="single"/>
          </w:rPr>
          <w:t xml:space="preserve">Smith &amp; </w:t>
        </w:r>
        <w:proofErr w:type="spellStart"/>
        <w:r w:rsidRPr="00170E24">
          <w:rPr>
            <w:rFonts w:ascii="Georgia" w:eastAsia="Times New Roman" w:hAnsi="Georgia" w:cs="Times New Roman"/>
            <w:color w:val="0782C1"/>
            <w:sz w:val="28"/>
            <w:szCs w:val="28"/>
            <w:u w:val="single"/>
          </w:rPr>
          <w:t>Fischlein</w:t>
        </w:r>
        <w:proofErr w:type="spellEnd"/>
        <w:r w:rsidRPr="00170E24">
          <w:rPr>
            <w:rFonts w:ascii="Georgia" w:eastAsia="Times New Roman" w:hAnsi="Georgia" w:cs="Times New Roman"/>
            <w:color w:val="0782C1"/>
            <w:sz w:val="28"/>
            <w:szCs w:val="28"/>
            <w:u w:val="single"/>
          </w:rPr>
          <w:t>, 2010</w:t>
        </w:r>
      </w:hyperlink>
      <w:r w:rsidRPr="00170E24">
        <w:rPr>
          <w:rFonts w:ascii="Georgia" w:eastAsia="Times New Roman" w:hAnsi="Georgia" w:cs="Times New Roman"/>
          <w:color w:val="000000"/>
          <w:sz w:val="28"/>
          <w:szCs w:val="28"/>
        </w:rPr>
        <w:t>). Yet these studies do not specify which dimensions of stringency ought to be affected by compliance costs. Do incentives rooted in compliance cost affect each dimension in the same way? Are competing programs more responsive to changes in the scope, prescriptiveness, or policy settings of competing standards? Disentangling policy settings, scope, and prescriptiveness suggests more precise hypotheses to assess such theories rooted in compliance cost and competition.</w:t>
      </w:r>
    </w:p>
    <w:p w:rsidR="00170E24" w:rsidRPr="00170E24" w:rsidRDefault="00170E24" w:rsidP="00170E24">
      <w:pPr>
        <w:spacing w:before="100" w:beforeAutospacing="1" w:after="100" w:afterAutospacing="1"/>
        <w:outlineLvl w:val="2"/>
        <w:rPr>
          <w:rFonts w:ascii="Georgia" w:eastAsia="Times New Roman" w:hAnsi="Georgia" w:cs="Times New Roman"/>
          <w:i/>
          <w:iCs/>
          <w:color w:val="000000"/>
          <w:sz w:val="30"/>
          <w:szCs w:val="30"/>
        </w:rPr>
      </w:pPr>
      <w:r w:rsidRPr="00170E24">
        <w:rPr>
          <w:rFonts w:ascii="Georgia" w:eastAsia="Times New Roman" w:hAnsi="Georgia" w:cs="Times New Roman"/>
          <w:i/>
          <w:iCs/>
          <w:color w:val="000000"/>
          <w:sz w:val="30"/>
          <w:szCs w:val="30"/>
        </w:rPr>
        <w:t>Revised Compliance Cost Hypotheses</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If broadening scope is low-cost for firms but increasing prescriptiveness and performance levels are high-cost:</w:t>
      </w:r>
    </w:p>
    <w:p w:rsidR="00170E24" w:rsidRPr="00170E24" w:rsidRDefault="00170E24" w:rsidP="00170E24">
      <w:pPr>
        <w:numPr>
          <w:ilvl w:val="0"/>
          <w:numId w:val="1"/>
        </w:num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b/>
          <w:bCs/>
          <w:color w:val="000000"/>
          <w:sz w:val="28"/>
          <w:szCs w:val="28"/>
        </w:rPr>
        <w:lastRenderedPageBreak/>
        <w:t>Hypothesis 1.1:</w:t>
      </w:r>
      <w:r w:rsidRPr="00170E24">
        <w:rPr>
          <w:rFonts w:ascii="Georgia" w:eastAsia="Times New Roman" w:hAnsi="Georgia" w:cs="Times New Roman"/>
          <w:color w:val="000000"/>
          <w:sz w:val="28"/>
          <w:szCs w:val="28"/>
        </w:rPr>
        <w:t> An industry-backed regulation will be more similar to an activist-backed regulation in scope than in prescriptiveness or performance levels.</w:t>
      </w:r>
    </w:p>
    <w:p w:rsidR="00170E24" w:rsidRPr="00170E24" w:rsidRDefault="00170E24" w:rsidP="00170E24">
      <w:pPr>
        <w:numPr>
          <w:ilvl w:val="0"/>
          <w:numId w:val="1"/>
        </w:num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b/>
          <w:bCs/>
          <w:color w:val="000000"/>
          <w:sz w:val="28"/>
          <w:szCs w:val="28"/>
        </w:rPr>
        <w:t>Hypothesis 1.2:</w:t>
      </w:r>
      <w:r w:rsidRPr="00170E24">
        <w:rPr>
          <w:rFonts w:ascii="Georgia" w:eastAsia="Times New Roman" w:hAnsi="Georgia" w:cs="Times New Roman"/>
          <w:color w:val="000000"/>
          <w:sz w:val="28"/>
          <w:szCs w:val="28"/>
        </w:rPr>
        <w:t> An industry-backed regulation will be more likely to respond to changes in an activist backed regulation by converging in scope than in prescriptiveness or performance levels.</w:t>
      </w:r>
    </w:p>
    <w:p w:rsidR="00170E24" w:rsidRPr="00170E24" w:rsidRDefault="00170E24" w:rsidP="00170E24">
      <w:pPr>
        <w:spacing w:before="100" w:beforeAutospacing="1" w:after="100" w:afterAutospacing="1"/>
        <w:outlineLvl w:val="2"/>
        <w:rPr>
          <w:rFonts w:ascii="Georgia" w:eastAsia="Times New Roman" w:hAnsi="Georgia" w:cs="Times New Roman"/>
          <w:i/>
          <w:iCs/>
          <w:color w:val="000000"/>
          <w:sz w:val="30"/>
          <w:szCs w:val="30"/>
        </w:rPr>
      </w:pPr>
      <w:r w:rsidRPr="00170E24">
        <w:rPr>
          <w:rFonts w:ascii="Georgia" w:eastAsia="Times New Roman" w:hAnsi="Georgia" w:cs="Times New Roman"/>
          <w:i/>
          <w:iCs/>
          <w:color w:val="000000"/>
          <w:sz w:val="30"/>
          <w:szCs w:val="30"/>
        </w:rPr>
        <w:t>Differentiation</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Another core theoretical claim is that different coalitions will establish qualitatively different policies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"bibr12"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Botzem</w:t>
      </w:r>
      <w:proofErr w:type="spellEnd"/>
      <w:r w:rsidRPr="00170E24">
        <w:rPr>
          <w:rFonts w:ascii="Georgia" w:eastAsia="Times New Roman" w:hAnsi="Georgia" w:cs="Times New Roman"/>
          <w:color w:val="0782C1"/>
          <w:sz w:val="28"/>
          <w:szCs w:val="28"/>
          <w:u w:val="single"/>
        </w:rPr>
        <w:t xml:space="preserve"> &amp; </w:t>
      </w:r>
      <w:proofErr w:type="spellStart"/>
      <w:r w:rsidRPr="00170E24">
        <w:rPr>
          <w:rFonts w:ascii="Georgia" w:eastAsia="Times New Roman" w:hAnsi="Georgia" w:cs="Times New Roman"/>
          <w:color w:val="0782C1"/>
          <w:sz w:val="28"/>
          <w:szCs w:val="28"/>
          <w:u w:val="single"/>
        </w:rPr>
        <w:t>Dobusch</w:t>
      </w:r>
      <w:proofErr w:type="spellEnd"/>
      <w:r w:rsidRPr="00170E24">
        <w:rPr>
          <w:rFonts w:ascii="Georgia" w:eastAsia="Times New Roman" w:hAnsi="Georgia" w:cs="Times New Roman"/>
          <w:color w:val="0782C1"/>
          <w:sz w:val="28"/>
          <w:szCs w:val="28"/>
          <w:u w:val="single"/>
        </w:rPr>
        <w:t>, 2012</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w:t>
      </w:r>
      <w:hyperlink r:id="rId103" w:anchor="bibr39" w:history="1">
        <w:r w:rsidRPr="00170E24">
          <w:rPr>
            <w:rFonts w:ascii="Georgia" w:eastAsia="Times New Roman" w:hAnsi="Georgia" w:cs="Times New Roman"/>
            <w:color w:val="0782C1"/>
            <w:sz w:val="28"/>
            <w:szCs w:val="28"/>
            <w:u w:val="single"/>
          </w:rPr>
          <w:t>Hsueh &amp; Prakash, 2012</w:t>
        </w:r>
      </w:hyperlink>
      <w:r w:rsidRPr="00170E24">
        <w:rPr>
          <w:rFonts w:ascii="Georgia" w:eastAsia="Times New Roman" w:hAnsi="Georgia" w:cs="Times New Roman"/>
          <w:color w:val="000000"/>
          <w:sz w:val="28"/>
          <w:szCs w:val="28"/>
        </w:rPr>
        <w:t>). By distinguishing types of stringency, we identify qualitative differences in how stringency varies across programs.</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Specifically, we expect that the relative stringency of an industry-backed program on a given issue will depend on whether the requirement results in net benefits to the industry. In contrast, we expect activist-backed programs to target issues where requirements impose costs on firms to achieve social or ecological goals. On these issues, industry-backed programs have different incentives; they will be balancing their need to maintain legitimacy in the eyes of buyers with their need to minimize compliance costs for the industry. The result is likely to be a lower level of stringency than that of an activist-backed program, even as they both change over time. We would also expect this difference between programs to be larger on issues where compliance costs are relatively higher or where industry-backed programs can more easily foster an impression of stringency without imposing costly requirements.</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 xml:space="preserve">The opposite result is likely on issues where requirements provide net benefits to the industry. Here, activist-backed programs have little incentive to develop stringent requirements because activist pressure is redundant. These “business-friendly” issues are frequently addressed by industry associations. They include coordinating resources and solving collective action problems related to industry reputation (e.g., through public image campaigns) and capacity (e.g., by developing collective goods like technical knowledge or a skilled workforce). By “collective action,” we merely mean actions across individuals or firms that have net benefits but that require a coordinating institution. Like industry associations, certification programs can serve as coordinating institutions. Business-friendly certification programs may also attempt to boost perceptions of stringency by adding requirements to do things that firms would do </w:t>
      </w:r>
      <w:r w:rsidRPr="00170E24">
        <w:rPr>
          <w:rFonts w:ascii="Georgia" w:eastAsia="Times New Roman" w:hAnsi="Georgia" w:cs="Times New Roman"/>
          <w:color w:val="000000"/>
          <w:sz w:val="28"/>
          <w:szCs w:val="28"/>
        </w:rPr>
        <w:lastRenderedPageBreak/>
        <w:t>anyway. If observers fail to distinguish among different types of stringency on different issues, such a strategy may be a low cost and effective way to shape perceptions of overall stringency:</w:t>
      </w:r>
    </w:p>
    <w:p w:rsidR="00170E24" w:rsidRPr="00170E24" w:rsidRDefault="00170E24" w:rsidP="00170E24">
      <w:pPr>
        <w:spacing w:before="100" w:beforeAutospacing="1" w:after="100" w:afterAutospacing="1"/>
        <w:outlineLvl w:val="2"/>
        <w:rPr>
          <w:rFonts w:ascii="Georgia" w:eastAsia="Times New Roman" w:hAnsi="Georgia" w:cs="Times New Roman"/>
          <w:i/>
          <w:iCs/>
          <w:color w:val="000000"/>
          <w:sz w:val="30"/>
          <w:szCs w:val="30"/>
        </w:rPr>
      </w:pPr>
      <w:r w:rsidRPr="00170E24">
        <w:rPr>
          <w:rFonts w:ascii="Georgia" w:eastAsia="Times New Roman" w:hAnsi="Georgia" w:cs="Times New Roman"/>
          <w:i/>
          <w:iCs/>
          <w:color w:val="000000"/>
          <w:sz w:val="30"/>
          <w:szCs w:val="30"/>
        </w:rPr>
        <w:t>Revised Differentiation Hypotheses</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Where activist-backed and industry-backed private regulations compete,</w:t>
      </w:r>
    </w:p>
    <w:p w:rsidR="00170E24" w:rsidRPr="00170E24" w:rsidRDefault="00170E24" w:rsidP="00170E24">
      <w:pPr>
        <w:numPr>
          <w:ilvl w:val="0"/>
          <w:numId w:val="2"/>
        </w:num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b/>
          <w:bCs/>
          <w:color w:val="000000"/>
          <w:sz w:val="28"/>
          <w:szCs w:val="28"/>
        </w:rPr>
        <w:t>Hypothesis 2.1:</w:t>
      </w:r>
      <w:r w:rsidRPr="00170E24">
        <w:rPr>
          <w:rFonts w:ascii="Georgia" w:eastAsia="Times New Roman" w:hAnsi="Georgia" w:cs="Times New Roman"/>
          <w:color w:val="000000"/>
          <w:sz w:val="28"/>
          <w:szCs w:val="28"/>
        </w:rPr>
        <w:t> Activist-backed regulations will have more comprehensive coverage, more prescriptive requirements, and higher performance thresholds on costly issues.</w:t>
      </w:r>
    </w:p>
    <w:p w:rsidR="00170E24" w:rsidRPr="00170E24" w:rsidRDefault="00170E24" w:rsidP="00170E24">
      <w:pPr>
        <w:numPr>
          <w:ilvl w:val="0"/>
          <w:numId w:val="2"/>
        </w:num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b/>
          <w:bCs/>
          <w:color w:val="000000"/>
          <w:sz w:val="28"/>
          <w:szCs w:val="28"/>
        </w:rPr>
        <w:t>Hypothesis 2.2:</w:t>
      </w:r>
      <w:r w:rsidRPr="00170E24">
        <w:rPr>
          <w:rFonts w:ascii="Georgia" w:eastAsia="Times New Roman" w:hAnsi="Georgia" w:cs="Times New Roman"/>
          <w:color w:val="000000"/>
          <w:sz w:val="28"/>
          <w:szCs w:val="28"/>
        </w:rPr>
        <w:t> Industry-backed regulations have more comprehensive coverage, more prescriptive requirements, and higher performance thresholds on business-friendly issues, such as those that firms do anyway or those related to industry collective action problems.</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These hypotheses illustrate how scholars could revise many of the theories reviewed in the “Regulatory Stringency” section in light of our core methodological critique. We can assess whether doing so is worthwhile in two ways: (1) Does restating theories in terms of the predicted direction of change in scope, prescriptiveness, and policy settings improve our understanding of past research? (2) Does applying the framework reveal patterns of change that other methods failed to discover? The next two sections show that our framework meets both tests: Its application reveals that the scope, prescriptiveness, and policy settings of forestry certification programs do follow different patterns and that existing theories cannot fully account for these changes.</w:t>
      </w:r>
    </w:p>
    <w:p w:rsidR="00170E24" w:rsidRPr="00170E24" w:rsidRDefault="00170E24" w:rsidP="00170E24">
      <w:pPr>
        <w:shd w:val="clear" w:color="auto" w:fill="F0F0F0"/>
        <w:spacing w:before="320" w:after="100"/>
        <w:outlineLvl w:val="0"/>
        <w:rPr>
          <w:rFonts w:ascii="Georgia" w:eastAsia="Times New Roman" w:hAnsi="Georgia" w:cs="Times New Roman"/>
          <w:b/>
          <w:bCs/>
          <w:color w:val="000000"/>
          <w:kern w:val="36"/>
          <w:sz w:val="34"/>
          <w:szCs w:val="34"/>
        </w:rPr>
      </w:pPr>
      <w:r w:rsidRPr="00170E24">
        <w:rPr>
          <w:rFonts w:ascii="Georgia" w:eastAsia="Times New Roman" w:hAnsi="Georgia" w:cs="Times New Roman"/>
          <w:b/>
          <w:bCs/>
          <w:color w:val="000000"/>
          <w:kern w:val="36"/>
          <w:sz w:val="34"/>
          <w:szCs w:val="34"/>
        </w:rPr>
        <w:t>Competing U.S. Forest Certification Programs</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We illustrate our methods for measuring stringency through an analysis of forestry certification in the United States, one of the most advanced cases of private regulation. Like many substantive domains, forestry scholars have carefully dissected components of forestry regulations, both public and private. Yet the unit of analysis in political science scholarship still tends to be broad characterizations of entire policies or only a few of their constituent parts. By drawing on domain-specific scholarship, we conduct a more systematic analysis. The results of this analysis offer the most comprehensive and detailed description of changes in forestry certification standards to date.</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lastRenderedPageBreak/>
        <w:t>Forest certification illustrates how market-based authority can involve formal decision-making modeled on government rulemaking processes, legalistic requirements, and powerful enforcement mechanisms. When product certification programs gain power with consumers and retailers, a timber company’s contracts may depend on an audit of their compliance with hundreds of requirements. Noncompliance may be costly. For example, Resolute Forest Products claimed damages of $100 million CND related to auditor findings of nonconformance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"bibr66"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Tigar</w:t>
      </w:r>
      <w:proofErr w:type="spellEnd"/>
      <w:r w:rsidRPr="00170E24">
        <w:rPr>
          <w:rFonts w:ascii="Georgia" w:eastAsia="Times New Roman" w:hAnsi="Georgia" w:cs="Times New Roman"/>
          <w:color w:val="0782C1"/>
          <w:sz w:val="28"/>
          <w:szCs w:val="28"/>
          <w:u w:val="single"/>
        </w:rPr>
        <w:t>, 2017</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This scale of impact on the industry makes forest certification an important case.</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For over 20 years the Forest Stewardship Council (FSC) and Sustainable Forestry Initiative (SFI), have been developing written Forest Management Standards (standards) that promote different conceptions of “sustainable” forest management. The SFI and FSC play a significant role in regulating the forest products industry in the United States, regulating a third of commercially harvested timberland including most corporate-owned timberland (see </w:t>
      </w:r>
      <w:hyperlink r:id="rId104" w:anchor="fig1" w:history="1">
        <w:r w:rsidRPr="00170E24">
          <w:rPr>
            <w:rFonts w:ascii="Georgia" w:eastAsia="Times New Roman" w:hAnsi="Georgia" w:cs="Times New Roman"/>
            <w:color w:val="0782C1"/>
            <w:sz w:val="28"/>
            <w:szCs w:val="28"/>
            <w:u w:val="single"/>
          </w:rPr>
          <w:t>Figure 1</w:t>
        </w:r>
      </w:hyperlink>
      <w:r w:rsidRPr="00170E24">
        <w:rPr>
          <w:rFonts w:ascii="Georgia" w:eastAsia="Times New Roman" w:hAnsi="Georgia" w:cs="Times New Roman"/>
          <w:color w:val="000000"/>
          <w:sz w:val="28"/>
          <w:szCs w:val="28"/>
        </w:rPr>
        <w:t>). Many U.S. states support certification as a compliment or alternative to public regulation. For example, some state regulators forgo inspections of FSC-certified forests as legal compliance is part of their FSC audit (</w:t>
      </w:r>
      <w:hyperlink r:id="rId105" w:anchor="bibr41" w:history="1">
        <w:r w:rsidRPr="00170E24">
          <w:rPr>
            <w:rFonts w:ascii="Georgia" w:eastAsia="Times New Roman" w:hAnsi="Georgia" w:cs="Times New Roman"/>
            <w:color w:val="0782C1"/>
            <w:sz w:val="28"/>
            <w:szCs w:val="28"/>
            <w:u w:val="single"/>
          </w:rPr>
          <w:t>Judge-Lord, 2013</w:t>
        </w:r>
      </w:hyperlink>
      <w:r w:rsidRPr="00170E24">
        <w:rPr>
          <w:rFonts w:ascii="Georgia" w:eastAsia="Times New Roman" w:hAnsi="Georgia" w:cs="Times New Roman"/>
          <w:color w:val="000000"/>
          <w:sz w:val="28"/>
          <w:szCs w:val="28"/>
        </w:rPr>
        <w:t>).</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INCLUDEPICTURE "https://emxpert.net/sageedit/journals/Resources/Article/858874/Image/10.1177_1086026619858874-fig1.jpg" \* MERGEFORMATINET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noProof/>
          <w:color w:val="000000"/>
          <w:sz w:val="28"/>
          <w:szCs w:val="28"/>
        </w:rPr>
        <w:drawing>
          <wp:inline distT="0" distB="0" distL="0" distR="0">
            <wp:extent cx="5943600" cy="2578735"/>
            <wp:effectExtent l="0" t="0" r="0" b="0"/>
            <wp:docPr id="6" name="Picture 6" descr="fig1.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1.eps"/>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43600" cy="2578735"/>
                    </a:xfrm>
                    <a:prstGeom prst="rect">
                      <a:avLst/>
                    </a:prstGeom>
                    <a:noFill/>
                    <a:ln>
                      <a:noFill/>
                    </a:ln>
                  </pic:spPr>
                </pic:pic>
              </a:graphicData>
            </a:graphic>
          </wp:inline>
        </w:drawing>
      </w:r>
      <w:r w:rsidRPr="00170E24">
        <w:rPr>
          <w:rFonts w:ascii="Georgia" w:eastAsia="Times New Roman" w:hAnsi="Georgia" w:cs="Times New Roman"/>
          <w:color w:val="000000"/>
          <w:sz w:val="28"/>
          <w:szCs w:val="28"/>
        </w:rPr>
        <w:fldChar w:fldCharType="end"/>
      </w:r>
    </w:p>
    <w:p w:rsidR="00170E24" w:rsidRPr="00170E24" w:rsidRDefault="00170E24" w:rsidP="00170E24">
      <w:pPr>
        <w:spacing w:after="100" w:afterAutospacing="1"/>
        <w:rPr>
          <w:rFonts w:ascii="Georgia" w:eastAsia="Times New Roman" w:hAnsi="Georgia" w:cs="Times New Roman"/>
          <w:color w:val="000000"/>
          <w:sz w:val="28"/>
          <w:szCs w:val="28"/>
        </w:rPr>
      </w:pPr>
      <w:r w:rsidRPr="00170E24">
        <w:rPr>
          <w:rFonts w:ascii="Georgia" w:eastAsia="Times New Roman" w:hAnsi="Georgia" w:cs="Times New Roman"/>
          <w:b/>
          <w:bCs/>
          <w:color w:val="000000"/>
          <w:sz w:val="28"/>
          <w:szCs w:val="28"/>
        </w:rPr>
        <w:t>Figure 1.</w:t>
      </w:r>
      <w:r w:rsidRPr="00170E24">
        <w:rPr>
          <w:rFonts w:ascii="Georgia" w:eastAsia="Times New Roman" w:hAnsi="Georgia" w:cs="Times New Roman"/>
          <w:color w:val="000000"/>
          <w:sz w:val="28"/>
          <w:szCs w:val="28"/>
        </w:rPr>
        <w:t> U.S. timberland by ownership and certification scheme.</w:t>
      </w:r>
    </w:p>
    <w:p w:rsidR="00170E24" w:rsidRPr="00170E24" w:rsidRDefault="00170E24" w:rsidP="00170E24">
      <w:pPr>
        <w:spacing w:before="100" w:beforeAutospacing="1" w:after="100" w:afterAutospacing="1"/>
        <w:outlineLvl w:val="1"/>
        <w:rPr>
          <w:rFonts w:ascii="Georgia" w:eastAsia="Times New Roman" w:hAnsi="Georgia" w:cs="Times New Roman"/>
          <w:i/>
          <w:iCs/>
          <w:color w:val="000000"/>
          <w:sz w:val="34"/>
          <w:szCs w:val="34"/>
        </w:rPr>
      </w:pPr>
      <w:r w:rsidRPr="00170E24">
        <w:rPr>
          <w:rFonts w:ascii="Georgia" w:eastAsia="Times New Roman" w:hAnsi="Georgia" w:cs="Times New Roman"/>
          <w:i/>
          <w:iCs/>
          <w:color w:val="000000"/>
          <w:sz w:val="34"/>
          <w:szCs w:val="34"/>
        </w:rPr>
        <w:t>Origin of the FSC</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 xml:space="preserve">The FSC was established as an international nonprofit organization in 1993 by a group of environmental and social advocacy organizations, academics, </w:t>
      </w:r>
      <w:r w:rsidRPr="00170E24">
        <w:rPr>
          <w:rFonts w:ascii="Georgia" w:eastAsia="Times New Roman" w:hAnsi="Georgia" w:cs="Times New Roman"/>
          <w:color w:val="000000"/>
          <w:sz w:val="28"/>
          <w:szCs w:val="28"/>
        </w:rPr>
        <w:lastRenderedPageBreak/>
        <w:t>indigenous groups, and companies. FSC’s founders designed its rulemaking procedures as a “democratic” process where members vote on decision-making rules as well as substantive policy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"bibr50"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Meidinger</w:t>
      </w:r>
      <w:proofErr w:type="spellEnd"/>
      <w:r w:rsidRPr="00170E24">
        <w:rPr>
          <w:rFonts w:ascii="Georgia" w:eastAsia="Times New Roman" w:hAnsi="Georgia" w:cs="Times New Roman"/>
          <w:color w:val="0782C1"/>
          <w:sz w:val="28"/>
          <w:szCs w:val="28"/>
          <w:u w:val="single"/>
        </w:rPr>
        <w:t>, 2003</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FSC standards begin with a set of international “Principles and Criteria” (FSC-P&amp;C) that are used by national-level organizations to develop more specific indicators. Our analysis of the FSC in the United States, thus, assesses both the international P&amp;C and the FSC-US national standard.</w:t>
      </w:r>
    </w:p>
    <w:p w:rsidR="00170E24" w:rsidRPr="00170E24" w:rsidRDefault="00170E24" w:rsidP="00170E24">
      <w:pPr>
        <w:spacing w:before="100" w:beforeAutospacing="1" w:after="100" w:afterAutospacing="1"/>
        <w:outlineLvl w:val="1"/>
        <w:rPr>
          <w:rFonts w:ascii="Georgia" w:eastAsia="Times New Roman" w:hAnsi="Georgia" w:cs="Times New Roman"/>
          <w:i/>
          <w:iCs/>
          <w:color w:val="000000"/>
          <w:sz w:val="34"/>
          <w:szCs w:val="34"/>
        </w:rPr>
      </w:pPr>
      <w:r w:rsidRPr="00170E24">
        <w:rPr>
          <w:rFonts w:ascii="Georgia" w:eastAsia="Times New Roman" w:hAnsi="Georgia" w:cs="Times New Roman"/>
          <w:i/>
          <w:iCs/>
          <w:color w:val="000000"/>
          <w:sz w:val="34"/>
          <w:szCs w:val="34"/>
        </w:rPr>
        <w:t>Origin of the SFI</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In 1995, in response to the emergence of the FSC, the U.S.-based industry association, the American Forest &amp; Paper Association, established a forest management standard and required its members (most of the U.S. forest products industry) to support it. Optional third-party auditing was added in 1998, which became mandatory in 2002, the same year that the American Forest &amp; Paper Association made the SFI a legally distinct entity with a rulemaking process that is formally independent, governed by an 18-member board of directors. The SFI has since been endorsed by the global Program for the Endorsement of Forest Certification (PEFC). The PEFC maintains a set of Sustainable Forest Management Benchmarks intended to guide participating programs, many of which are industry-backed alternatives to the FSC. Unlike the FSC-P&amp;C, the PEFC does not require the SFI and other national-level programs to adopt its benchmarks verbatim. Instead, they are expected to demonstrate the “equivalence” of their standards with PEFC benchmarks. This means that national standards like the SFIs can have, by some measures, less stringent requirements than PEFC benchmarks.</w:t>
      </w:r>
    </w:p>
    <w:p w:rsidR="00170E24" w:rsidRPr="00170E24" w:rsidRDefault="00170E24" w:rsidP="00170E24">
      <w:pPr>
        <w:spacing w:before="100" w:beforeAutospacing="1" w:after="100" w:afterAutospacing="1"/>
        <w:outlineLvl w:val="1"/>
        <w:rPr>
          <w:rFonts w:ascii="Georgia" w:eastAsia="Times New Roman" w:hAnsi="Georgia" w:cs="Times New Roman"/>
          <w:i/>
          <w:iCs/>
          <w:color w:val="000000"/>
          <w:sz w:val="34"/>
          <w:szCs w:val="34"/>
        </w:rPr>
      </w:pPr>
      <w:r w:rsidRPr="00170E24">
        <w:rPr>
          <w:rFonts w:ascii="Georgia" w:eastAsia="Times New Roman" w:hAnsi="Georgia" w:cs="Times New Roman"/>
          <w:i/>
          <w:iCs/>
          <w:color w:val="000000"/>
          <w:sz w:val="34"/>
          <w:szCs w:val="34"/>
        </w:rPr>
        <w:t>“Sustainable” Forestry</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Like many sectors, there are ongoing debates over acceptable business practices and the appropriate role of public and private regulation in forestry. “Sustainable” forestry has many meanings (</w:t>
      </w:r>
      <w:hyperlink r:id="rId107" w:anchor="bibr48" w:history="1">
        <w:r w:rsidRPr="00170E24">
          <w:rPr>
            <w:rFonts w:ascii="Georgia" w:eastAsia="Times New Roman" w:hAnsi="Georgia" w:cs="Times New Roman"/>
            <w:color w:val="0782C1"/>
            <w:sz w:val="28"/>
            <w:szCs w:val="28"/>
            <w:u w:val="single"/>
          </w:rPr>
          <w:t>McDermott, 2012</w:t>
        </w:r>
      </w:hyperlink>
      <w:r w:rsidRPr="00170E24">
        <w:rPr>
          <w:rFonts w:ascii="Georgia" w:eastAsia="Times New Roman" w:hAnsi="Georgia" w:cs="Times New Roman"/>
          <w:color w:val="000000"/>
          <w:sz w:val="28"/>
          <w:szCs w:val="28"/>
        </w:rPr>
        <w:t>). For example, some programs use “natural” conditions or functions as benchmarks for sustainability, involving complex choices about what is “natural” and what degree of naturalness is appropriate. In other conceptions, “sustainable” is less associated with naturalistic management and more about the long-term efficiency of production. Such differences manifest in distinct goals and different means to achieve them. A regulation targeting efficiency may require high levels of utilization of trees and tree-</w:t>
      </w:r>
      <w:r w:rsidRPr="00170E24">
        <w:rPr>
          <w:rFonts w:ascii="Georgia" w:eastAsia="Times New Roman" w:hAnsi="Georgia" w:cs="Times New Roman"/>
          <w:color w:val="000000"/>
          <w:sz w:val="28"/>
          <w:szCs w:val="28"/>
        </w:rPr>
        <w:lastRenderedPageBreak/>
        <w:t>parts, whereas a regulation targeting naturalistic management may include requirements to leave economically valuable timber behind for animal habitat or soil health. Disagreements become concrete in the details of such requirements. Thus, a meaningful assessment of similarities and differences between regulations requires attention to detail.</w:t>
      </w:r>
    </w:p>
    <w:p w:rsidR="00170E24" w:rsidRPr="00170E24" w:rsidRDefault="00170E24" w:rsidP="00170E24">
      <w:pPr>
        <w:spacing w:before="100" w:beforeAutospacing="1" w:after="100" w:afterAutospacing="1"/>
        <w:outlineLvl w:val="1"/>
        <w:rPr>
          <w:rFonts w:ascii="Georgia" w:eastAsia="Times New Roman" w:hAnsi="Georgia" w:cs="Times New Roman"/>
          <w:i/>
          <w:iCs/>
          <w:color w:val="000000"/>
          <w:sz w:val="34"/>
          <w:szCs w:val="34"/>
        </w:rPr>
      </w:pPr>
      <w:r w:rsidRPr="00170E24">
        <w:rPr>
          <w:rFonts w:ascii="Georgia" w:eastAsia="Times New Roman" w:hAnsi="Georgia" w:cs="Times New Roman"/>
          <w:i/>
          <w:iCs/>
          <w:color w:val="000000"/>
          <w:sz w:val="34"/>
          <w:szCs w:val="34"/>
        </w:rPr>
        <w:t>Scope, Prescriptiveness, and Policy Settings in Forestry</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To measure comprehensiveness of scope, we reviewed all FSC, PEFC, and SFI standards in effect between 2008 and 2016 to assess their coverage across 48 distinct “key issues” covering a broad scope of forestry requirements, from employee wages and resource utilization to protections for endangered species and indigenous peoples’ rights. These issues were selected in 2008 using an iterative process to disaggregate forestry policies to capture all of the key issues addressed by FSC, PEFC, and SFI requirements (</w:t>
      </w:r>
      <w:hyperlink r:id="rId108" w:anchor="bibr49" w:history="1">
        <w:r w:rsidRPr="00170E24">
          <w:rPr>
            <w:rFonts w:ascii="Georgia" w:eastAsia="Times New Roman" w:hAnsi="Georgia" w:cs="Times New Roman"/>
            <w:color w:val="0782C1"/>
            <w:sz w:val="28"/>
            <w:szCs w:val="28"/>
            <w:u w:val="single"/>
          </w:rPr>
          <w:t>McDermott et al., 2010</w:t>
        </w:r>
      </w:hyperlink>
      <w:r w:rsidRPr="00170E24">
        <w:rPr>
          <w:rFonts w:ascii="Georgia" w:eastAsia="Times New Roman" w:hAnsi="Georgia" w:cs="Times New Roman"/>
          <w:color w:val="000000"/>
          <w:sz w:val="28"/>
          <w:szCs w:val="28"/>
        </w:rPr>
        <w:t>).</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To measure prescriptiveness, we assess the precise wording of the text on each issue. If firms have discretion among performance levels, only the least demanding levels are prescriptive. For example, if firms are required to “maintain or enhance” water quality, the option to merely “maintain” means that there is no mandatory requirement to “enhance” water quality.</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To measure policy settings, we offer detailed issue-by-issue comparisons of performance requirements on most of our 48 key issues in the text below and all of them in the Supplementary Appendix (available online). This approach is similar to how previous scholars have descriptively compared the SFI and FSC standards on select sets of issues, except with a comprehensive scope of potential issues. Doing so allows us to classify each specific change, the types of issues that changed, and difference on issues that may be important but not (yet) salient in the public debates.</w:t>
      </w:r>
    </w:p>
    <w:p w:rsidR="00170E24" w:rsidRPr="00170E24" w:rsidRDefault="00170E24" w:rsidP="00170E24">
      <w:pPr>
        <w:spacing w:before="100" w:beforeAutospacing="1" w:after="100" w:afterAutospacing="1"/>
        <w:outlineLvl w:val="1"/>
        <w:rPr>
          <w:rFonts w:ascii="Georgia" w:eastAsia="Times New Roman" w:hAnsi="Georgia" w:cs="Times New Roman"/>
          <w:i/>
          <w:iCs/>
          <w:color w:val="000000"/>
          <w:sz w:val="34"/>
          <w:szCs w:val="34"/>
        </w:rPr>
      </w:pPr>
      <w:r w:rsidRPr="00170E24">
        <w:rPr>
          <w:rFonts w:ascii="Georgia" w:eastAsia="Times New Roman" w:hAnsi="Georgia" w:cs="Times New Roman"/>
          <w:i/>
          <w:iCs/>
          <w:color w:val="000000"/>
          <w:sz w:val="34"/>
          <w:szCs w:val="34"/>
        </w:rPr>
        <w:t>Results</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 xml:space="preserve">Here we compare each standard to its previous version and the contemporary version from its competitor. We assess revisions in the FSC-International’s 2012 Revised Principles and Criteria 01-001 Version 5-0 (FSC-P&amp;C) and compare them with revisions in the PEFC’s Sustainable Forest Management Standards 1003:2010. Similarly, we compare the 2010 FSC-U.S. Forest Management Standard Version 1.0 with the FSC-US National Indicators and regional standards it replaced and compare these </w:t>
      </w:r>
      <w:r w:rsidRPr="00170E24">
        <w:rPr>
          <w:rFonts w:ascii="Georgia" w:eastAsia="Times New Roman" w:hAnsi="Georgia" w:cs="Times New Roman"/>
          <w:color w:val="000000"/>
          <w:sz w:val="28"/>
          <w:szCs w:val="28"/>
        </w:rPr>
        <w:lastRenderedPageBreak/>
        <w:t>with the 2005-2009, 2010-2014, and 2015-2019 SFI standards. Unless otherwise specified, “FSC-US” and “SFI” refer to the version of each standard in effect in 2016. We do not fully capture subnational variation. The FSC-US standard recognizes nine different subnational regions. Some have additional indicators, meaning that, in some states, FSC standards were more prescriptive or had higher performance thresholds than our findings reflect (see the Supplementary Appendix available online).</w:t>
      </w:r>
    </w:p>
    <w:p w:rsidR="00170E24" w:rsidRPr="00170E24" w:rsidRDefault="00170E24" w:rsidP="00170E24">
      <w:pPr>
        <w:spacing w:before="100" w:beforeAutospacing="1" w:after="100" w:afterAutospacing="1"/>
        <w:outlineLvl w:val="2"/>
        <w:rPr>
          <w:rFonts w:ascii="Georgia" w:eastAsia="Times New Roman" w:hAnsi="Georgia" w:cs="Times New Roman"/>
          <w:i/>
          <w:iCs/>
          <w:color w:val="000000"/>
          <w:sz w:val="30"/>
          <w:szCs w:val="30"/>
        </w:rPr>
      </w:pPr>
      <w:r w:rsidRPr="00170E24">
        <w:rPr>
          <w:rFonts w:ascii="Georgia" w:eastAsia="Times New Roman" w:hAnsi="Georgia" w:cs="Times New Roman"/>
          <w:i/>
          <w:iCs/>
          <w:color w:val="000000"/>
          <w:sz w:val="30"/>
          <w:szCs w:val="30"/>
        </w:rPr>
        <w:t>Comparing FSC’s and PEFC’s International Requirements</w:t>
      </w:r>
    </w:p>
    <w:p w:rsidR="00170E24" w:rsidRPr="00170E24" w:rsidRDefault="00170E24" w:rsidP="00170E24">
      <w:pPr>
        <w:spacing w:before="100" w:beforeAutospacing="1" w:after="100" w:afterAutospacing="1"/>
        <w:outlineLvl w:val="3"/>
        <w:rPr>
          <w:rFonts w:ascii="Georgia" w:eastAsia="Times New Roman" w:hAnsi="Georgia" w:cs="Times New Roman"/>
          <w:color w:val="000000"/>
        </w:rPr>
      </w:pPr>
      <w:r w:rsidRPr="00170E24">
        <w:rPr>
          <w:rFonts w:ascii="Georgia" w:eastAsia="Times New Roman" w:hAnsi="Georgia" w:cs="Times New Roman"/>
          <w:color w:val="000000"/>
        </w:rPr>
        <w:t>Scope</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The FSC-P&amp;C and PEFC maintained a similar scope of issues covered (see the top panel of </w:t>
      </w:r>
      <w:hyperlink r:id="rId109" w:anchor="fig2" w:history="1">
        <w:r w:rsidRPr="00170E24">
          <w:rPr>
            <w:rFonts w:ascii="Georgia" w:eastAsia="Times New Roman" w:hAnsi="Georgia" w:cs="Times New Roman"/>
            <w:color w:val="0782C1"/>
            <w:sz w:val="28"/>
            <w:szCs w:val="28"/>
            <w:u w:val="single"/>
          </w:rPr>
          <w:t>Figure 2</w:t>
        </w:r>
      </w:hyperlink>
      <w:r w:rsidRPr="00170E24">
        <w:rPr>
          <w:rFonts w:ascii="Georgia" w:eastAsia="Times New Roman" w:hAnsi="Georgia" w:cs="Times New Roman"/>
          <w:color w:val="000000"/>
          <w:sz w:val="28"/>
          <w:szCs w:val="28"/>
        </w:rPr>
        <w:t>). The PEFC once covered slightly fewer issues than did the FSC-P&amp;C, but its 2010 revisions added new requirements on eight key issues that it previously did not address, making the two programs generally aligned in the scope of issues covered. As of 2015, the FSC-P&amp;C covered three potentially costly issues that the PEFC still did not: carbon emissions, restrictions on conversion to plantations, and worker wage requirements (see the middle panel of </w:t>
      </w:r>
      <w:hyperlink r:id="rId110" w:anchor="fig2" w:history="1">
        <w:r w:rsidRPr="00170E24">
          <w:rPr>
            <w:rFonts w:ascii="Georgia" w:eastAsia="Times New Roman" w:hAnsi="Georgia" w:cs="Times New Roman"/>
            <w:color w:val="0782C1"/>
            <w:sz w:val="28"/>
            <w:szCs w:val="28"/>
            <w:u w:val="single"/>
          </w:rPr>
          <w:t>Figure 2</w:t>
        </w:r>
      </w:hyperlink>
      <w:r w:rsidRPr="00170E24">
        <w:rPr>
          <w:rFonts w:ascii="Georgia" w:eastAsia="Times New Roman" w:hAnsi="Georgia" w:cs="Times New Roman"/>
          <w:color w:val="000000"/>
          <w:sz w:val="28"/>
          <w:szCs w:val="28"/>
        </w:rPr>
        <w:t>). PEFC covers two issues relating to public perceptions that FSC-P&amp;C do not: managing the aesthetic impacts of forestry and allowing public access.</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lastRenderedPageBreak/>
        <w:fldChar w:fldCharType="begin"/>
      </w:r>
      <w:r w:rsidRPr="00170E24">
        <w:rPr>
          <w:rFonts w:ascii="Georgia" w:eastAsia="Times New Roman" w:hAnsi="Georgia" w:cs="Times New Roman"/>
          <w:color w:val="000000"/>
          <w:sz w:val="28"/>
          <w:szCs w:val="28"/>
        </w:rPr>
        <w:instrText xml:space="preserve"> INCLUDEPICTURE "https://emxpert.net/sageedit/journals/Resources/Article/858874/Image/10.1177_1086026619858874-fig2.jpg" \* MERGEFORMATINET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noProof/>
          <w:color w:val="000000"/>
          <w:sz w:val="28"/>
          <w:szCs w:val="28"/>
        </w:rPr>
        <w:drawing>
          <wp:inline distT="0" distB="0" distL="0" distR="0">
            <wp:extent cx="5943600" cy="8009890"/>
            <wp:effectExtent l="0" t="0" r="0" b="3810"/>
            <wp:docPr id="5" name="Picture 5" descr="fig2.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2.eps"/>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43600" cy="8009890"/>
                    </a:xfrm>
                    <a:prstGeom prst="rect">
                      <a:avLst/>
                    </a:prstGeom>
                    <a:noFill/>
                    <a:ln>
                      <a:noFill/>
                    </a:ln>
                  </pic:spPr>
                </pic:pic>
              </a:graphicData>
            </a:graphic>
          </wp:inline>
        </w:drawing>
      </w:r>
      <w:r w:rsidRPr="00170E24">
        <w:rPr>
          <w:rFonts w:ascii="Georgia" w:eastAsia="Times New Roman" w:hAnsi="Georgia" w:cs="Times New Roman"/>
          <w:color w:val="000000"/>
          <w:sz w:val="28"/>
          <w:szCs w:val="28"/>
        </w:rPr>
        <w:fldChar w:fldCharType="end"/>
      </w:r>
    </w:p>
    <w:p w:rsidR="00170E24" w:rsidRPr="00170E24" w:rsidRDefault="00170E24" w:rsidP="00170E24">
      <w:pPr>
        <w:spacing w:after="100" w:afterAutospacing="1"/>
        <w:rPr>
          <w:rFonts w:ascii="Georgia" w:eastAsia="Times New Roman" w:hAnsi="Georgia" w:cs="Times New Roman"/>
          <w:color w:val="000000"/>
          <w:sz w:val="28"/>
          <w:szCs w:val="28"/>
        </w:rPr>
      </w:pPr>
      <w:r w:rsidRPr="00170E24">
        <w:rPr>
          <w:rFonts w:ascii="Georgia" w:eastAsia="Times New Roman" w:hAnsi="Georgia" w:cs="Times New Roman"/>
          <w:b/>
          <w:bCs/>
          <w:color w:val="000000"/>
          <w:sz w:val="28"/>
          <w:szCs w:val="28"/>
        </w:rPr>
        <w:lastRenderedPageBreak/>
        <w:t>Figure 2.</w:t>
      </w:r>
      <w:r w:rsidRPr="00170E24">
        <w:rPr>
          <w:rFonts w:ascii="Georgia" w:eastAsia="Times New Roman" w:hAnsi="Georgia" w:cs="Times New Roman"/>
          <w:color w:val="000000"/>
          <w:sz w:val="28"/>
          <w:szCs w:val="28"/>
        </w:rPr>
        <w:t> Scope and prescriptiveness of FSC-P&amp;C and PEFC 2008-2015.</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i/>
          <w:iCs/>
          <w:color w:val="000000"/>
          <w:sz w:val="28"/>
          <w:szCs w:val="28"/>
        </w:rPr>
        <w:t>Note</w:t>
      </w:r>
      <w:r w:rsidRPr="00170E24">
        <w:rPr>
          <w:rFonts w:ascii="Georgia" w:eastAsia="Times New Roman" w:hAnsi="Georgia" w:cs="Times New Roman"/>
          <w:color w:val="000000"/>
          <w:sz w:val="28"/>
          <w:szCs w:val="28"/>
        </w:rPr>
        <w:t>. FSC = Forest Stewardship Council; P&amp;C = Principles &amp; Criteria; PEFC = Program for the Endorsement of Forest Certification.</w:t>
      </w:r>
    </w:p>
    <w:p w:rsidR="00170E24" w:rsidRPr="00170E24" w:rsidRDefault="00170E24" w:rsidP="00170E24">
      <w:pPr>
        <w:spacing w:before="100" w:beforeAutospacing="1" w:after="100" w:afterAutospacing="1"/>
        <w:outlineLvl w:val="3"/>
        <w:rPr>
          <w:rFonts w:ascii="Georgia" w:eastAsia="Times New Roman" w:hAnsi="Georgia" w:cs="Times New Roman"/>
          <w:color w:val="000000"/>
        </w:rPr>
      </w:pPr>
      <w:r w:rsidRPr="00170E24">
        <w:rPr>
          <w:rFonts w:ascii="Georgia" w:eastAsia="Times New Roman" w:hAnsi="Georgia" w:cs="Times New Roman"/>
          <w:color w:val="000000"/>
        </w:rPr>
        <w:t>Prescriptiveness</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Overall, the FSC maintained more prescriptive requirements in its Principles &amp; Criteria than the PEFC benchmarks (the top panel of </w:t>
      </w:r>
      <w:hyperlink r:id="rId112" w:anchor="fig2" w:history="1">
        <w:r w:rsidRPr="00170E24">
          <w:rPr>
            <w:rFonts w:ascii="Georgia" w:eastAsia="Times New Roman" w:hAnsi="Georgia" w:cs="Times New Roman"/>
            <w:color w:val="0782C1"/>
            <w:sz w:val="28"/>
            <w:szCs w:val="28"/>
            <w:u w:val="single"/>
          </w:rPr>
          <w:t>Figure 2</w:t>
        </w:r>
      </w:hyperlink>
      <w:r w:rsidRPr="00170E24">
        <w:rPr>
          <w:rFonts w:ascii="Georgia" w:eastAsia="Times New Roman" w:hAnsi="Georgia" w:cs="Times New Roman"/>
          <w:color w:val="000000"/>
          <w:sz w:val="28"/>
          <w:szCs w:val="28"/>
        </w:rPr>
        <w:t>), but the PEFC moved closer to the FSC-P&amp;C in some key areas (the middle panel of </w:t>
      </w:r>
      <w:hyperlink r:id="rId113" w:anchor="fig2" w:history="1">
        <w:r w:rsidRPr="00170E24">
          <w:rPr>
            <w:rFonts w:ascii="Georgia" w:eastAsia="Times New Roman" w:hAnsi="Georgia" w:cs="Times New Roman"/>
            <w:color w:val="0782C1"/>
            <w:sz w:val="28"/>
            <w:szCs w:val="28"/>
            <w:u w:val="single"/>
          </w:rPr>
          <w:t>Figure 2</w:t>
        </w:r>
      </w:hyperlink>
      <w:r w:rsidRPr="00170E24">
        <w:rPr>
          <w:rFonts w:ascii="Georgia" w:eastAsia="Times New Roman" w:hAnsi="Georgia" w:cs="Times New Roman"/>
          <w:color w:val="000000"/>
          <w:sz w:val="28"/>
          <w:szCs w:val="28"/>
        </w:rPr>
        <w:t>). These include additional requirements on issues including indigenous rights, community benefits, and public reporting and consultation (see the Supplementary Appendix, available online, for specific language). The PEFC became at least as prescriptive as the FSC-P&amp;C on over half of key issues. In absolute terms, the PEFC increased prescriptiveness on 19 key issues and decreased on none, whereas the FSC-P&amp;C increased on 13 and decreased on 4. Yet significant differences remain. The FSC-P&amp;C contain more prescriptive language on most ecological criteria, including protected areas and restrictions on conversion to plantations.</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Both programs have more procedural requirements than substantive requirements (i.e., they are more focused on process than outcomes). Despite convergence in the PEFC’s revised requirements, the FSC-P&amp;C remained more prescriptive than PEFC requirements on 17 of the 48 key issues whereas PEFC requirements are more prescriptive on 9 issues, with both programs being equally prescriptive on 19 issues. Because the PEFC started at a lower level but increased prescriptiveness on more issues than did FSC-P&amp;C, the resulting pattern is an “upward convergence” (the bottom panel of </w:t>
      </w:r>
      <w:hyperlink r:id="rId114" w:anchor="fig2" w:history="1">
        <w:r w:rsidRPr="00170E24">
          <w:rPr>
            <w:rFonts w:ascii="Georgia" w:eastAsia="Times New Roman" w:hAnsi="Georgia" w:cs="Times New Roman"/>
            <w:color w:val="0782C1"/>
            <w:sz w:val="28"/>
            <w:szCs w:val="28"/>
            <w:u w:val="single"/>
          </w:rPr>
          <w:t>Figure 2</w:t>
        </w:r>
      </w:hyperlink>
      <w:r w:rsidRPr="00170E24">
        <w:rPr>
          <w:rFonts w:ascii="Georgia" w:eastAsia="Times New Roman" w:hAnsi="Georgia" w:cs="Times New Roman"/>
          <w:color w:val="000000"/>
          <w:sz w:val="28"/>
          <w:szCs w:val="28"/>
        </w:rPr>
        <w:t>).</w:t>
      </w:r>
    </w:p>
    <w:p w:rsidR="00170E24" w:rsidRPr="00170E24" w:rsidRDefault="00170E24" w:rsidP="00170E24">
      <w:pPr>
        <w:spacing w:before="100" w:beforeAutospacing="1" w:after="100" w:afterAutospacing="1"/>
        <w:outlineLvl w:val="3"/>
        <w:rPr>
          <w:rFonts w:ascii="Georgia" w:eastAsia="Times New Roman" w:hAnsi="Georgia" w:cs="Times New Roman"/>
          <w:color w:val="000000"/>
        </w:rPr>
      </w:pPr>
      <w:r w:rsidRPr="00170E24">
        <w:rPr>
          <w:rFonts w:ascii="Georgia" w:eastAsia="Times New Roman" w:hAnsi="Georgia" w:cs="Times New Roman"/>
          <w:color w:val="000000"/>
        </w:rPr>
        <w:t>Policy settings</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 xml:space="preserve">One particularly controversial issue is the conversion of natural forests to timber plantations. Both programs permit certification of natural forest converted to plantation forestry under “justifiable circumstances,” which differ qualitatively between the two programs. For the FSC, this means that conversion has “clear, substantial, additional, secure, long-term conservation benefits.” For the PEFC it means that conversion must have “long-term conservation, economic, and social benefits.” They also differ regarding the extent of forest conversion allowed. The FSC-P&amp;C allow </w:t>
      </w:r>
      <w:r w:rsidRPr="00170E24">
        <w:rPr>
          <w:rFonts w:ascii="Georgia" w:eastAsia="Times New Roman" w:hAnsi="Georgia" w:cs="Times New Roman"/>
          <w:color w:val="000000"/>
          <w:sz w:val="28"/>
          <w:szCs w:val="28"/>
        </w:rPr>
        <w:lastRenderedPageBreak/>
        <w:t>companies to convert “limited areas” while the PEFC allows “small proportions of forest types.” Both standards specify that conversion must not damage culturally or socially significant areas, but whereas PEFC suggests that forests should only be certified if the conversion occurred before 2011, the FSC-P&amp;C require that conversion occurred before 1994, significantly different thresholds.</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Both FSC-P&amp;C and PEFC added new requirements on socioeconomic issues, land tenure rights, and stakeholder consultations. In addition to citing the U.N. Declaration on Rights of Indigenous Peoples, both programs included criteria that require free, prior, and informed consent of indigenous peoples and local communities. The FSC-P&amp;C required “free and informed consent” concerning control over forest operations and compensation for the use of traditional knowledge. Both standards also recognized legal, traditional, and customary rights. However, the FSC-P&amp;C are more prescriptive, defining topics on which forest managers must consult with indigenous peoples, while the PEFC standards are more procedural, requiring only that engagement takes place. The FSC’s criteria regarding public consultation include special obligations to “affected stakeholders” compared with “interested stakeholders” while PEFC requirements regarding “local people and other stakeholders” are the same.</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Both programs cover similar ecological issues, with some qualitative differences. Both FSC-P&amp;C and PEFC requirements prohibited the use of GMOs in the area being certified, with some possible flexibility should scientific evidence affirm the safety of GMO trees. FSC-P&amp;C allow documented and monitored use of biological control methods but prohibited a specific list of “Highly Hazardous Chemicals.” The PEFC added prohibitions on pesticides that remain “biologically active” and “highly toxic” pesticides where viable alternatives are available. The PEFC explicitly required managers to avoid chemicals where they threaten water quality, while FSC-P&amp;C water protection criteria were less explicit. Both programs had similar requirements for sustainable production of timber and nontimber forest products, but the FSC-P&amp;C set a higher level of protection for animal habitat. While the FSC-P&amp;C required protection of rare and threatened species and their habitats, the PEFC only required that protected and endangered species not be exploited for commercial purposes and that managers take measures for their protection “where necessary,” without defining these conditions.</w:t>
      </w:r>
    </w:p>
    <w:p w:rsidR="00170E24" w:rsidRPr="00170E24" w:rsidRDefault="00170E24" w:rsidP="00170E24">
      <w:pPr>
        <w:spacing w:before="100" w:beforeAutospacing="1" w:after="100" w:afterAutospacing="1"/>
        <w:outlineLvl w:val="3"/>
        <w:rPr>
          <w:rFonts w:ascii="Georgia" w:eastAsia="Times New Roman" w:hAnsi="Georgia" w:cs="Times New Roman"/>
          <w:color w:val="000000"/>
        </w:rPr>
      </w:pPr>
      <w:r w:rsidRPr="00170E24">
        <w:rPr>
          <w:rFonts w:ascii="Georgia" w:eastAsia="Times New Roman" w:hAnsi="Georgia" w:cs="Times New Roman"/>
          <w:color w:val="000000"/>
        </w:rPr>
        <w:t>Summary</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lastRenderedPageBreak/>
        <w:t>Overall, while the PEFC added more requirements concerning indigenous rights and labor standards and came to cover a similar scope of issues to the FSC-P&amp;C, the FSC-P&amp;C remained more prescriptive on social issues and significantly more prescriptive on ecological issues. Compared with the prescriptiveness of the FSC-US and SFI described below, the FSC-P&amp;C and PEFC requirements exhibited more convergence on both scope and prescriptiveness (compare </w:t>
      </w:r>
      <w:hyperlink r:id="rId115" w:anchor="fig3" w:history="1">
        <w:r w:rsidRPr="00170E24">
          <w:rPr>
            <w:rFonts w:ascii="Georgia" w:eastAsia="Times New Roman" w:hAnsi="Georgia" w:cs="Times New Roman"/>
            <w:color w:val="0782C1"/>
            <w:sz w:val="28"/>
            <w:szCs w:val="28"/>
            <w:u w:val="single"/>
          </w:rPr>
          <w:t>Figures 3</w:t>
        </w:r>
      </w:hyperlink>
      <w:r w:rsidRPr="00170E24">
        <w:rPr>
          <w:rFonts w:ascii="Georgia" w:eastAsia="Times New Roman" w:hAnsi="Georgia" w:cs="Times New Roman"/>
          <w:color w:val="000000"/>
          <w:sz w:val="28"/>
          <w:szCs w:val="28"/>
        </w:rPr>
        <w:t> and </w:t>
      </w:r>
      <w:hyperlink r:id="rId116" w:anchor="fig4" w:history="1">
        <w:r w:rsidRPr="00170E24">
          <w:rPr>
            <w:rFonts w:ascii="Georgia" w:eastAsia="Times New Roman" w:hAnsi="Georgia" w:cs="Times New Roman"/>
            <w:color w:val="0782C1"/>
            <w:sz w:val="28"/>
            <w:szCs w:val="28"/>
            <w:u w:val="single"/>
          </w:rPr>
          <w:t>4</w:t>
        </w:r>
      </w:hyperlink>
      <w:r w:rsidRPr="00170E24">
        <w:rPr>
          <w:rFonts w:ascii="Georgia" w:eastAsia="Times New Roman" w:hAnsi="Georgia" w:cs="Times New Roman"/>
          <w:color w:val="000000"/>
          <w:sz w:val="28"/>
          <w:szCs w:val="28"/>
        </w:rPr>
        <w:t>) though many differences in policy settings remained.</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lastRenderedPageBreak/>
        <w:fldChar w:fldCharType="begin"/>
      </w:r>
      <w:r w:rsidRPr="00170E24">
        <w:rPr>
          <w:rFonts w:ascii="Georgia" w:eastAsia="Times New Roman" w:hAnsi="Georgia" w:cs="Times New Roman"/>
          <w:color w:val="000000"/>
          <w:sz w:val="28"/>
          <w:szCs w:val="28"/>
        </w:rPr>
        <w:instrText xml:space="preserve"> INCLUDEPICTURE "https://emxpert.net/sageedit/journals/Resources/Article/858874/Image/10.1177_1086026619858874-fig3.jpg" \* MERGEFORMATINET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noProof/>
          <w:color w:val="000000"/>
          <w:sz w:val="28"/>
          <w:szCs w:val="28"/>
        </w:rPr>
        <w:drawing>
          <wp:inline distT="0" distB="0" distL="0" distR="0">
            <wp:extent cx="5943600" cy="8001000"/>
            <wp:effectExtent l="0" t="0" r="0" b="0"/>
            <wp:docPr id="4" name="Picture 4" descr="fig3.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3.eps"/>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943600" cy="8001000"/>
                    </a:xfrm>
                    <a:prstGeom prst="rect">
                      <a:avLst/>
                    </a:prstGeom>
                    <a:noFill/>
                    <a:ln>
                      <a:noFill/>
                    </a:ln>
                  </pic:spPr>
                </pic:pic>
              </a:graphicData>
            </a:graphic>
          </wp:inline>
        </w:drawing>
      </w:r>
      <w:r w:rsidRPr="00170E24">
        <w:rPr>
          <w:rFonts w:ascii="Georgia" w:eastAsia="Times New Roman" w:hAnsi="Georgia" w:cs="Times New Roman"/>
          <w:color w:val="000000"/>
          <w:sz w:val="28"/>
          <w:szCs w:val="28"/>
        </w:rPr>
        <w:fldChar w:fldCharType="end"/>
      </w:r>
    </w:p>
    <w:p w:rsidR="00170E24" w:rsidRPr="00170E24" w:rsidRDefault="00170E24" w:rsidP="00170E24">
      <w:pPr>
        <w:spacing w:after="100" w:afterAutospacing="1"/>
        <w:rPr>
          <w:rFonts w:ascii="Georgia" w:eastAsia="Times New Roman" w:hAnsi="Georgia" w:cs="Times New Roman"/>
          <w:color w:val="000000"/>
          <w:sz w:val="28"/>
          <w:szCs w:val="28"/>
        </w:rPr>
      </w:pPr>
      <w:r w:rsidRPr="00170E24">
        <w:rPr>
          <w:rFonts w:ascii="Georgia" w:eastAsia="Times New Roman" w:hAnsi="Georgia" w:cs="Times New Roman"/>
          <w:b/>
          <w:bCs/>
          <w:color w:val="000000"/>
          <w:sz w:val="28"/>
          <w:szCs w:val="28"/>
        </w:rPr>
        <w:lastRenderedPageBreak/>
        <w:t>Figure 3.</w:t>
      </w:r>
      <w:r w:rsidRPr="00170E24">
        <w:rPr>
          <w:rFonts w:ascii="Georgia" w:eastAsia="Times New Roman" w:hAnsi="Georgia" w:cs="Times New Roman"/>
          <w:color w:val="000000"/>
          <w:sz w:val="28"/>
          <w:szCs w:val="28"/>
        </w:rPr>
        <w:t> Scope and prescriptiveness of FSC-US and SFI 2008-2016.</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i/>
          <w:iCs/>
          <w:color w:val="000000"/>
          <w:sz w:val="28"/>
          <w:szCs w:val="28"/>
        </w:rPr>
        <w:t>Note</w:t>
      </w:r>
      <w:r w:rsidRPr="00170E24">
        <w:rPr>
          <w:rFonts w:ascii="Georgia" w:eastAsia="Times New Roman" w:hAnsi="Georgia" w:cs="Times New Roman"/>
          <w:color w:val="000000"/>
          <w:sz w:val="28"/>
          <w:szCs w:val="28"/>
        </w:rPr>
        <w:t>. FSC-US = Forest Stewardship Council–United States; SFI = Sustainable Forestry Initiative.</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INCLUDEPICTURE "https://emxpert.net/sageedit/journals/Resources/Article/858874/Image/10.1177_1086026619858874-fig4.jpg" \* MERGEFORMATINET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noProof/>
          <w:color w:val="000000"/>
          <w:sz w:val="28"/>
          <w:szCs w:val="28"/>
        </w:rPr>
        <w:drawing>
          <wp:inline distT="0" distB="0" distL="0" distR="0">
            <wp:extent cx="5943600" cy="3273425"/>
            <wp:effectExtent l="0" t="0" r="0" b="3175"/>
            <wp:docPr id="3" name="Picture 3" descr="fig4.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4.eps"/>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943600" cy="3273425"/>
                    </a:xfrm>
                    <a:prstGeom prst="rect">
                      <a:avLst/>
                    </a:prstGeom>
                    <a:noFill/>
                    <a:ln>
                      <a:noFill/>
                    </a:ln>
                  </pic:spPr>
                </pic:pic>
              </a:graphicData>
            </a:graphic>
          </wp:inline>
        </w:drawing>
      </w:r>
      <w:r w:rsidRPr="00170E24">
        <w:rPr>
          <w:rFonts w:ascii="Georgia" w:eastAsia="Times New Roman" w:hAnsi="Georgia" w:cs="Times New Roman"/>
          <w:color w:val="000000"/>
          <w:sz w:val="28"/>
          <w:szCs w:val="28"/>
        </w:rPr>
        <w:fldChar w:fldCharType="end"/>
      </w:r>
    </w:p>
    <w:p w:rsidR="00170E24" w:rsidRPr="00170E24" w:rsidRDefault="00170E24" w:rsidP="00170E24">
      <w:pPr>
        <w:spacing w:after="100" w:afterAutospacing="1"/>
        <w:rPr>
          <w:rFonts w:ascii="Georgia" w:eastAsia="Times New Roman" w:hAnsi="Georgia" w:cs="Times New Roman"/>
          <w:color w:val="000000"/>
          <w:sz w:val="28"/>
          <w:szCs w:val="28"/>
        </w:rPr>
      </w:pPr>
      <w:r w:rsidRPr="00170E24">
        <w:rPr>
          <w:rFonts w:ascii="Georgia" w:eastAsia="Times New Roman" w:hAnsi="Georgia" w:cs="Times New Roman"/>
          <w:b/>
          <w:bCs/>
          <w:color w:val="000000"/>
          <w:sz w:val="28"/>
          <w:szCs w:val="28"/>
        </w:rPr>
        <w:t>Figure 4.</w:t>
      </w:r>
      <w:r w:rsidRPr="00170E24">
        <w:rPr>
          <w:rFonts w:ascii="Georgia" w:eastAsia="Times New Roman" w:hAnsi="Georgia" w:cs="Times New Roman"/>
          <w:color w:val="000000"/>
          <w:sz w:val="28"/>
          <w:szCs w:val="28"/>
        </w:rPr>
        <w:t> Limits on clear-cut size.</w:t>
      </w:r>
    </w:p>
    <w:p w:rsidR="00170E24" w:rsidRPr="00170E24" w:rsidRDefault="00170E24" w:rsidP="00170E24">
      <w:pPr>
        <w:spacing w:before="100" w:beforeAutospacing="1" w:after="100" w:afterAutospacing="1"/>
        <w:outlineLvl w:val="2"/>
        <w:rPr>
          <w:rFonts w:ascii="Georgia" w:eastAsia="Times New Roman" w:hAnsi="Georgia" w:cs="Times New Roman"/>
          <w:i/>
          <w:iCs/>
          <w:color w:val="000000"/>
          <w:sz w:val="30"/>
          <w:szCs w:val="30"/>
        </w:rPr>
      </w:pPr>
      <w:r w:rsidRPr="00170E24">
        <w:rPr>
          <w:rFonts w:ascii="Georgia" w:eastAsia="Times New Roman" w:hAnsi="Georgia" w:cs="Times New Roman"/>
          <w:i/>
          <w:iCs/>
          <w:color w:val="000000"/>
          <w:sz w:val="30"/>
          <w:szCs w:val="30"/>
        </w:rPr>
        <w:t>Comparing the FSC-US and SFI</w:t>
      </w:r>
    </w:p>
    <w:p w:rsidR="00170E24" w:rsidRPr="00170E24" w:rsidRDefault="00170E24" w:rsidP="00170E24">
      <w:pPr>
        <w:spacing w:before="100" w:beforeAutospacing="1" w:after="100" w:afterAutospacing="1"/>
        <w:outlineLvl w:val="3"/>
        <w:rPr>
          <w:rFonts w:ascii="Georgia" w:eastAsia="Times New Roman" w:hAnsi="Georgia" w:cs="Times New Roman"/>
          <w:color w:val="000000"/>
        </w:rPr>
      </w:pPr>
      <w:r w:rsidRPr="00170E24">
        <w:rPr>
          <w:rFonts w:ascii="Georgia" w:eastAsia="Times New Roman" w:hAnsi="Georgia" w:cs="Times New Roman"/>
          <w:color w:val="000000"/>
        </w:rPr>
        <w:t>Scope</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Consistent with the international level, the activist-backed FSC-US program and industry-backed SFI program in the United States address a similar scope of issues, but the FSC-US is more prescriptive on most (the top panel of </w:t>
      </w:r>
      <w:hyperlink r:id="rId119" w:anchor="fig3" w:history="1">
        <w:r w:rsidRPr="00170E24">
          <w:rPr>
            <w:rFonts w:ascii="Georgia" w:eastAsia="Times New Roman" w:hAnsi="Georgia" w:cs="Times New Roman"/>
            <w:color w:val="0782C1"/>
            <w:sz w:val="28"/>
            <w:szCs w:val="28"/>
            <w:u w:val="single"/>
          </w:rPr>
          <w:t>Figure 3</w:t>
        </w:r>
      </w:hyperlink>
      <w:r w:rsidRPr="00170E24">
        <w:rPr>
          <w:rFonts w:ascii="Georgia" w:eastAsia="Times New Roman" w:hAnsi="Georgia" w:cs="Times New Roman"/>
          <w:color w:val="000000"/>
          <w:sz w:val="28"/>
          <w:szCs w:val="28"/>
        </w:rPr>
        <w:t>). As of 2016, the FSC-US did cover six potentially costly issues that the SFI did not; community benefit requirements, forest extent restrictions, required impact assessments, protected area restrictions, restoration requirements, and indigenous tenure protections (the middle panel of </w:t>
      </w:r>
      <w:hyperlink r:id="rId120" w:anchor="fig3" w:history="1">
        <w:r w:rsidRPr="00170E24">
          <w:rPr>
            <w:rFonts w:ascii="Georgia" w:eastAsia="Times New Roman" w:hAnsi="Georgia" w:cs="Times New Roman"/>
            <w:color w:val="0782C1"/>
            <w:sz w:val="28"/>
            <w:szCs w:val="28"/>
            <w:u w:val="single"/>
          </w:rPr>
          <w:t>Figure 3</w:t>
        </w:r>
      </w:hyperlink>
      <w:r w:rsidRPr="00170E24">
        <w:rPr>
          <w:rFonts w:ascii="Georgia" w:eastAsia="Times New Roman" w:hAnsi="Georgia" w:cs="Times New Roman"/>
          <w:color w:val="000000"/>
          <w:sz w:val="28"/>
          <w:szCs w:val="28"/>
        </w:rPr>
        <w:t xml:space="preserve">). The SFI, in turn, covered one issue that the FSC-US did not: contributing to forestry research. Both programs added requirements on greenhouse gasses in 2010. SFI allows for the conversion of natural forests to plantations if ecological impacts are not significant and the converted forest type is not rare, but in 2015, SFI added a requirement to </w:t>
      </w:r>
      <w:proofErr w:type="gramStart"/>
      <w:r w:rsidRPr="00170E24">
        <w:rPr>
          <w:rFonts w:ascii="Georgia" w:eastAsia="Times New Roman" w:hAnsi="Georgia" w:cs="Times New Roman"/>
          <w:color w:val="000000"/>
          <w:sz w:val="28"/>
          <w:szCs w:val="28"/>
        </w:rPr>
        <w:t>conduct an assessment of</w:t>
      </w:r>
      <w:proofErr w:type="gramEnd"/>
      <w:r w:rsidRPr="00170E24">
        <w:rPr>
          <w:rFonts w:ascii="Georgia" w:eastAsia="Times New Roman" w:hAnsi="Georgia" w:cs="Times New Roman"/>
          <w:color w:val="000000"/>
          <w:sz w:val="28"/>
          <w:szCs w:val="28"/>
        </w:rPr>
        <w:t xml:space="preserve"> these impacts. Yet the FSC-US still maintained </w:t>
      </w:r>
      <w:r w:rsidRPr="00170E24">
        <w:rPr>
          <w:rFonts w:ascii="Georgia" w:eastAsia="Times New Roman" w:hAnsi="Georgia" w:cs="Times New Roman"/>
          <w:color w:val="000000"/>
          <w:sz w:val="28"/>
          <w:szCs w:val="28"/>
        </w:rPr>
        <w:lastRenderedPageBreak/>
        <w:t>more prescriptive requirements, only allowing certification of plantation forests if they were converted from natural forests before 1994. FSC-US also requires a portion of these plantations to be maintained as, or restored to, natural conditions.</w:t>
      </w:r>
    </w:p>
    <w:p w:rsidR="00170E24" w:rsidRPr="00170E24" w:rsidRDefault="00170E24" w:rsidP="00170E24">
      <w:pPr>
        <w:spacing w:before="100" w:beforeAutospacing="1" w:after="100" w:afterAutospacing="1"/>
        <w:outlineLvl w:val="3"/>
        <w:rPr>
          <w:rFonts w:ascii="Georgia" w:eastAsia="Times New Roman" w:hAnsi="Georgia" w:cs="Times New Roman"/>
          <w:color w:val="000000"/>
        </w:rPr>
      </w:pPr>
      <w:r w:rsidRPr="00170E24">
        <w:rPr>
          <w:rFonts w:ascii="Georgia" w:eastAsia="Times New Roman" w:hAnsi="Georgia" w:cs="Times New Roman"/>
          <w:color w:val="000000"/>
        </w:rPr>
        <w:t>Prescriptiveness</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In 2008, the FSC-US was more prescriptive on 36 of 48 key issues, and the SFI was more prescriptive on 5 issues. These five are some of the most “business-friendly” issues: continual improvement of management planning, educating the public about forestry, contributions to forestry research, worker training, and efficient material utilization. In 2016, the FSC-US was more prescriptive on 37 key issues, and the SFI was more prescriptive on the same 5 issues. The two standards were equally prescriptive on five issues. This means that the FSC-US had the “most prescriptive” requirements—those as prescriptive or more than any other program—on 42 issues and the SFI had the most prescriptive requirements on 10 (the top panel of </w:t>
      </w:r>
      <w:hyperlink r:id="rId121" w:anchor="fig3" w:history="1">
        <w:r w:rsidRPr="00170E24">
          <w:rPr>
            <w:rFonts w:ascii="Georgia" w:eastAsia="Times New Roman" w:hAnsi="Georgia" w:cs="Times New Roman"/>
            <w:color w:val="0782C1"/>
            <w:sz w:val="28"/>
            <w:szCs w:val="28"/>
            <w:u w:val="single"/>
          </w:rPr>
          <w:t>Figure 3</w:t>
        </w:r>
      </w:hyperlink>
      <w:r w:rsidRPr="00170E24">
        <w:rPr>
          <w:rFonts w:ascii="Georgia" w:eastAsia="Times New Roman" w:hAnsi="Georgia" w:cs="Times New Roman"/>
          <w:color w:val="000000"/>
          <w:sz w:val="28"/>
          <w:szCs w:val="28"/>
        </w:rPr>
        <w:t>).</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Counting changes made to the FSC-US and SFI standards between 2008 and 2016 reveals an “upward diverging” pattern, where the FSC-US became more prescriptive than did the SFI (the bottom panel of </w:t>
      </w:r>
      <w:hyperlink r:id="rId122" w:anchor="fig3" w:history="1">
        <w:r w:rsidRPr="00170E24">
          <w:rPr>
            <w:rFonts w:ascii="Georgia" w:eastAsia="Times New Roman" w:hAnsi="Georgia" w:cs="Times New Roman"/>
            <w:color w:val="0782C1"/>
            <w:sz w:val="28"/>
            <w:szCs w:val="28"/>
            <w:u w:val="single"/>
          </w:rPr>
          <w:t>Figure 3</w:t>
        </w:r>
      </w:hyperlink>
      <w:r w:rsidRPr="00170E24">
        <w:rPr>
          <w:rFonts w:ascii="Georgia" w:eastAsia="Times New Roman" w:hAnsi="Georgia" w:cs="Times New Roman"/>
          <w:color w:val="000000"/>
          <w:sz w:val="28"/>
          <w:szCs w:val="28"/>
        </w:rPr>
        <w:t>). Of 48 key issues, the FSC-US became more prescriptive on 20, whereas SFI became more prescriptive on 12 (eight in 2010, one more in 2013, and three more in 2015).</w:t>
      </w:r>
    </w:p>
    <w:p w:rsidR="00170E24" w:rsidRPr="00170E24" w:rsidRDefault="00170E24" w:rsidP="00170E24">
      <w:pPr>
        <w:spacing w:before="100" w:beforeAutospacing="1" w:after="100" w:afterAutospacing="1"/>
        <w:outlineLvl w:val="3"/>
        <w:rPr>
          <w:rFonts w:ascii="Georgia" w:eastAsia="Times New Roman" w:hAnsi="Georgia" w:cs="Times New Roman"/>
          <w:color w:val="000000"/>
        </w:rPr>
      </w:pPr>
      <w:r w:rsidRPr="00170E24">
        <w:rPr>
          <w:rFonts w:ascii="Georgia" w:eastAsia="Times New Roman" w:hAnsi="Georgia" w:cs="Times New Roman"/>
          <w:color w:val="000000"/>
        </w:rPr>
        <w:t>Policy settings</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 xml:space="preserve">Issues such as clear-cut size limits and limits on harvesting near streams clearly illustrate enduring differences between the SFI and the FSC-US because we can compare policy settings on these issues both qualitatively and quantitatively. Qualitatively, the FSC-US increasingly restricts the size and shape of clear-cuts to reflect “natural disturbance” and maintain ecological functions regardless of how it looks, whereas the SFI emphasizes “the visual impacts of forestry” and requires rapid site “green-up.” Quantitatively, the SFI limited clear-cuts for all forest types to an average of 120 acres with no maximum and no limits for harvesting with 20% tree retention (i.e., intensive but not clear-cut harvesting). In contrast, the FSC-US limits clear-cuts to a 40-acre average and 80-acre maximum, with additional restrictions based on region and forest type. The FSC-US also limits harvesting with 20% tree retention to a 100-acre average and 80-acre </w:t>
      </w:r>
      <w:r w:rsidRPr="00170E24">
        <w:rPr>
          <w:rFonts w:ascii="Georgia" w:eastAsia="Times New Roman" w:hAnsi="Georgia" w:cs="Times New Roman"/>
          <w:color w:val="000000"/>
          <w:sz w:val="28"/>
          <w:szCs w:val="28"/>
        </w:rPr>
        <w:lastRenderedPageBreak/>
        <w:t>maximum, with further restrictions based on region and forest type (</w:t>
      </w:r>
      <w:hyperlink r:id="rId123" w:anchor="fig4" w:history="1">
        <w:r w:rsidRPr="00170E24">
          <w:rPr>
            <w:rFonts w:ascii="Georgia" w:eastAsia="Times New Roman" w:hAnsi="Georgia" w:cs="Times New Roman"/>
            <w:color w:val="0782C1"/>
            <w:sz w:val="28"/>
            <w:szCs w:val="28"/>
            <w:u w:val="single"/>
          </w:rPr>
          <w:t>Figure 4</w:t>
        </w:r>
      </w:hyperlink>
      <w:r w:rsidRPr="00170E24">
        <w:rPr>
          <w:rFonts w:ascii="Georgia" w:eastAsia="Times New Roman" w:hAnsi="Georgia" w:cs="Times New Roman"/>
          <w:color w:val="000000"/>
          <w:sz w:val="28"/>
          <w:szCs w:val="28"/>
        </w:rPr>
        <w:t>).</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For harvesting near streams, the FSC-US lists specific requirements for water quality, habitat, and other objectives with a focus on restoration. Additionally, most FSC-US regions have numeric minimum riparian buffer zones (</w:t>
      </w:r>
      <w:hyperlink r:id="rId124" w:anchor="fig5" w:history="1">
        <w:r w:rsidRPr="00170E24">
          <w:rPr>
            <w:rFonts w:ascii="Georgia" w:eastAsia="Times New Roman" w:hAnsi="Georgia" w:cs="Times New Roman"/>
            <w:color w:val="0782C1"/>
            <w:sz w:val="28"/>
            <w:szCs w:val="28"/>
            <w:u w:val="single"/>
          </w:rPr>
          <w:t>Figure 5</w:t>
        </w:r>
      </w:hyperlink>
      <w:r w:rsidRPr="00170E24">
        <w:rPr>
          <w:rFonts w:ascii="Georgia" w:eastAsia="Times New Roman" w:hAnsi="Georgia" w:cs="Times New Roman"/>
          <w:color w:val="000000"/>
          <w:sz w:val="28"/>
          <w:szCs w:val="28"/>
        </w:rPr>
        <w:t>). In 2015, SFI expanded its definitions of riparian areas but continued to allow more discretion regarding what managers include in plans to protect water resources with no numerical minimum buffers beyond those in state laws and best management practices. While we can only compare most other policy settings qualitatively, the FSC-US clearly requires higher levels of performance on many social and ecological issues (</w:t>
      </w:r>
      <w:hyperlink r:id="rId125" w:anchor="table5" w:history="1">
        <w:r w:rsidRPr="00170E24">
          <w:rPr>
            <w:rFonts w:ascii="Georgia" w:eastAsia="Times New Roman" w:hAnsi="Georgia" w:cs="Times New Roman"/>
            <w:color w:val="0782C1"/>
            <w:sz w:val="28"/>
            <w:szCs w:val="28"/>
            <w:u w:val="single"/>
          </w:rPr>
          <w:t>Table 5</w:t>
        </w:r>
      </w:hyperlink>
      <w:r w:rsidRPr="00170E24">
        <w:rPr>
          <w:rFonts w:ascii="Georgia" w:eastAsia="Times New Roman" w:hAnsi="Georgia" w:cs="Times New Roman"/>
          <w:color w:val="000000"/>
          <w:sz w:val="28"/>
          <w:szCs w:val="28"/>
        </w:rPr>
        <w:t>).</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INCLUDEPICTURE "https://emxpert.net/sageedit/journals/Resources/Article/858874/Image/10.1177_1086026619858874-fig5.jpg" \* MERGEFORMATINET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noProof/>
          <w:color w:val="000000"/>
          <w:sz w:val="28"/>
          <w:szCs w:val="28"/>
        </w:rPr>
        <w:drawing>
          <wp:inline distT="0" distB="0" distL="0" distR="0">
            <wp:extent cx="5943600" cy="5394960"/>
            <wp:effectExtent l="0" t="0" r="0" b="2540"/>
            <wp:docPr id="2" name="Picture 2" descr="fig5.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5.eps"/>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943600" cy="5394960"/>
                    </a:xfrm>
                    <a:prstGeom prst="rect">
                      <a:avLst/>
                    </a:prstGeom>
                    <a:noFill/>
                    <a:ln>
                      <a:noFill/>
                    </a:ln>
                  </pic:spPr>
                </pic:pic>
              </a:graphicData>
            </a:graphic>
          </wp:inline>
        </w:drawing>
      </w:r>
      <w:r w:rsidRPr="00170E24">
        <w:rPr>
          <w:rFonts w:ascii="Georgia" w:eastAsia="Times New Roman" w:hAnsi="Georgia" w:cs="Times New Roman"/>
          <w:color w:val="000000"/>
          <w:sz w:val="28"/>
          <w:szCs w:val="28"/>
        </w:rPr>
        <w:fldChar w:fldCharType="end"/>
      </w:r>
    </w:p>
    <w:p w:rsidR="00170E24" w:rsidRPr="00170E24" w:rsidRDefault="00170E24" w:rsidP="00170E24">
      <w:pPr>
        <w:spacing w:after="100" w:afterAutospacing="1"/>
        <w:rPr>
          <w:rFonts w:ascii="Georgia" w:eastAsia="Times New Roman" w:hAnsi="Georgia" w:cs="Times New Roman"/>
          <w:color w:val="000000"/>
          <w:sz w:val="28"/>
          <w:szCs w:val="28"/>
        </w:rPr>
      </w:pPr>
      <w:r w:rsidRPr="00170E24">
        <w:rPr>
          <w:rFonts w:ascii="Georgia" w:eastAsia="Times New Roman" w:hAnsi="Georgia" w:cs="Times New Roman"/>
          <w:b/>
          <w:bCs/>
          <w:color w:val="000000"/>
          <w:sz w:val="28"/>
          <w:szCs w:val="28"/>
        </w:rPr>
        <w:lastRenderedPageBreak/>
        <w:t>Figure 5.</w:t>
      </w:r>
      <w:r w:rsidRPr="00170E24">
        <w:rPr>
          <w:rFonts w:ascii="Georgia" w:eastAsia="Times New Roman" w:hAnsi="Georgia" w:cs="Times New Roman"/>
          <w:color w:val="000000"/>
          <w:sz w:val="28"/>
          <w:szCs w:val="28"/>
        </w:rPr>
        <w:t> Limits on harvesting near streams.</w:t>
      </w:r>
    </w:p>
    <w:p w:rsidR="00170E24" w:rsidRPr="00170E24" w:rsidRDefault="00170E24" w:rsidP="00170E24">
      <w:pPr>
        <w:jc w:val="center"/>
        <w:rPr>
          <w:rFonts w:ascii="Georgia" w:eastAsia="Times New Roman" w:hAnsi="Georgia" w:cs="Times New Roman"/>
          <w:b/>
          <w:bCs/>
          <w:color w:val="000000"/>
          <w:sz w:val="28"/>
          <w:szCs w:val="28"/>
        </w:rPr>
      </w:pPr>
      <w:r w:rsidRPr="00170E24">
        <w:rPr>
          <w:rFonts w:ascii="Georgia" w:eastAsia="Times New Roman" w:hAnsi="Georgia" w:cs="Times New Roman"/>
          <w:b/>
          <w:bCs/>
          <w:color w:val="000000"/>
          <w:sz w:val="28"/>
          <w:szCs w:val="28"/>
        </w:rPr>
        <w:t>Table 5.</w:t>
      </w:r>
    </w:p>
    <w:p w:rsidR="00170E24" w:rsidRPr="00170E24" w:rsidRDefault="00170E24" w:rsidP="00170E24">
      <w:pPr>
        <w:spacing w:after="150"/>
        <w:jc w:val="center"/>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Qualitative Levels of Performance Required for Certification.</w:t>
      </w:r>
    </w:p>
    <w:tbl>
      <w:tblPr>
        <w:tblW w:w="5000" w:type="pct"/>
        <w:tblCellSpacing w:w="0" w:type="dxa"/>
        <w:tblBorders>
          <w:top w:val="dotted" w:sz="6" w:space="0" w:color="D3D3D3"/>
          <w:left w:val="dotted" w:sz="6" w:space="0" w:color="D3D3D3"/>
          <w:bottom w:val="dotted" w:sz="6" w:space="0" w:color="D3D3D3"/>
          <w:right w:val="dotted" w:sz="6" w:space="0" w:color="D3D3D3"/>
        </w:tblBorders>
        <w:tblCellMar>
          <w:left w:w="0" w:type="dxa"/>
          <w:right w:w="0" w:type="dxa"/>
        </w:tblCellMar>
        <w:tblLook w:val="04A0" w:firstRow="1" w:lastRow="0" w:firstColumn="1" w:lastColumn="0" w:noHBand="0" w:noVBand="1"/>
      </w:tblPr>
      <w:tblGrid>
        <w:gridCol w:w="1574"/>
        <w:gridCol w:w="4745"/>
        <w:gridCol w:w="3025"/>
      </w:tblGrid>
      <w:tr w:rsidR="00170E24" w:rsidRPr="00170E24" w:rsidTr="00170E24">
        <w:trPr>
          <w:tblHeader/>
          <w:tblCellSpacing w:w="0" w:type="dxa"/>
        </w:trPr>
        <w:tc>
          <w:tcPr>
            <w:tcW w:w="0" w:type="auto"/>
            <w:tcBorders>
              <w:top w:val="single" w:sz="6" w:space="0" w:color="000000"/>
              <w:left w:val="dotted" w:sz="6" w:space="0" w:color="D3D3D3"/>
              <w:bottom w:val="single" w:sz="6" w:space="0" w:color="000000"/>
              <w:right w:val="dotted" w:sz="6" w:space="0" w:color="D3D3D3"/>
            </w:tcBorders>
            <w:hideMark/>
          </w:tcPr>
          <w:p w:rsidR="00170E24" w:rsidRPr="00170E24" w:rsidRDefault="00170E24" w:rsidP="00170E24">
            <w:pPr>
              <w:rPr>
                <w:rFonts w:ascii="Georgia" w:eastAsia="Times New Roman" w:hAnsi="Georgia" w:cs="Times New Roman"/>
                <w:color w:val="000000"/>
                <w:sz w:val="28"/>
                <w:szCs w:val="28"/>
              </w:rPr>
            </w:pPr>
          </w:p>
        </w:tc>
        <w:tc>
          <w:tcPr>
            <w:tcW w:w="0" w:type="auto"/>
            <w:tcBorders>
              <w:top w:val="single" w:sz="6" w:space="0" w:color="000000"/>
              <w:left w:val="dotted" w:sz="6" w:space="0" w:color="D3D3D3"/>
              <w:bottom w:val="single" w:sz="6" w:space="0" w:color="000000"/>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Activist-backed FSC-US</w:t>
            </w:r>
          </w:p>
        </w:tc>
        <w:tc>
          <w:tcPr>
            <w:tcW w:w="0" w:type="auto"/>
            <w:tcBorders>
              <w:top w:val="single" w:sz="6" w:space="0" w:color="000000"/>
              <w:left w:val="dotted" w:sz="6" w:space="0" w:color="D3D3D3"/>
              <w:bottom w:val="single" w:sz="6" w:space="0" w:color="000000"/>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Industry-backed SFI</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r w:rsidRPr="00170E24">
              <w:rPr>
                <w:rFonts w:ascii="Times New Roman" w:eastAsia="Times New Roman" w:hAnsi="Times New Roman" w:cs="Times New Roman"/>
              </w:rPr>
              <w:t>Indigenous peoples’ rights</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Recognize and uphold rights, customs, culture, including UNDRIP. No threat to rights or resources. Free, prior, and informed consent on public and private lands. Engage indigenous peoples and consult with affected groups</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A written policy acknowledging a commitment to recognize and respect rights</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Cooperate to identify and protect significant sites. Compensate for indigenous knowledge and utilize as requested</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r w:rsidRPr="00170E24">
              <w:rPr>
                <w:rFonts w:ascii="Times New Roman" w:eastAsia="Times New Roman" w:hAnsi="Times New Roman" w:cs="Times New Roman"/>
              </w:rPr>
              <w:t>Public reporting and consultation</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Required on public and private lands</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Required on public lands</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r w:rsidRPr="00170E24">
              <w:rPr>
                <w:rFonts w:ascii="Times New Roman" w:eastAsia="Times New Roman" w:hAnsi="Times New Roman" w:cs="Times New Roman"/>
              </w:rPr>
              <w:t xml:space="preserve">Forest conversion to </w:t>
            </w:r>
            <w:proofErr w:type="spellStart"/>
            <w:r w:rsidRPr="00170E24">
              <w:rPr>
                <w:rFonts w:ascii="Times New Roman" w:eastAsia="Times New Roman" w:hAnsi="Times New Roman" w:cs="Times New Roman"/>
              </w:rPr>
              <w:t>nonforest</w:t>
            </w:r>
            <w:proofErr w:type="spellEnd"/>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Prohibited except limited areas where clear, substantial, additional, secure, long-term conservation benefits</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No specific policy</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r w:rsidRPr="00170E24">
              <w:rPr>
                <w:rFonts w:ascii="Times New Roman" w:eastAsia="Times New Roman" w:hAnsi="Times New Roman" w:cs="Times New Roman"/>
              </w:rPr>
              <w:t>Old-growth forest</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Old growth is normally mapped as conservation forest. Only restoration management on public land. Legacy trees not harvested. Maintain structure, composition, and processes</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Support and participate in programs for old-growth conservation—no identification or restoration requirements</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A portion of the forest is restored where old growth would naturally occur</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r w:rsidRPr="00170E24">
              <w:rPr>
                <w:rFonts w:ascii="Times New Roman" w:eastAsia="Times New Roman" w:hAnsi="Times New Roman" w:cs="Times New Roman"/>
              </w:rPr>
              <w:t>Protected areas</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Conserve or restore a representative area of natural ecosystems. Assess and maintain environmental values and necessary conservation measures</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No specific policy</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r w:rsidRPr="00170E24">
              <w:rPr>
                <w:rFonts w:ascii="Times New Roman" w:eastAsia="Times New Roman" w:hAnsi="Times New Roman" w:cs="Times New Roman"/>
              </w:rPr>
              <w:t>Threatened and endangered species</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Survey and report or assume vulnerable and imperiled species are present. Maintain habitat and viable populations</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Program to protect threatened and endangered species at known sites</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sz w:val="20"/>
                <w:szCs w:val="20"/>
              </w:rPr>
            </w:pP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Protect viable populations of imperiled species</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r w:rsidRPr="00170E24">
              <w:rPr>
                <w:rFonts w:ascii="Times New Roman" w:eastAsia="Times New Roman" w:hAnsi="Times New Roman" w:cs="Times New Roman"/>
              </w:rPr>
              <w:t>Workers’ right to organize</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Workers are free to associate and advocate. Develop dispute resolution</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Obey laws. Train on worker rights</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r w:rsidRPr="00170E24">
              <w:rPr>
                <w:rFonts w:ascii="Times New Roman" w:eastAsia="Times New Roman" w:hAnsi="Times New Roman" w:cs="Times New Roman"/>
              </w:rPr>
              <w:t>Wages</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Written commitment to comply with social law prevailing wage</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Train on wage rules</w:t>
            </w:r>
          </w:p>
        </w:tc>
      </w:tr>
      <w:tr w:rsidR="00170E24" w:rsidRPr="00170E24" w:rsidTr="00170E24">
        <w:trPr>
          <w:tblCellSpacing w:w="0" w:type="dxa"/>
        </w:trPr>
        <w:tc>
          <w:tcPr>
            <w:tcW w:w="0" w:type="auto"/>
            <w:tcBorders>
              <w:top w:val="dotted" w:sz="6" w:space="0" w:color="D3D3D3"/>
              <w:left w:val="dotted" w:sz="6" w:space="0" w:color="D3D3D3"/>
              <w:bottom w:val="single" w:sz="6" w:space="0" w:color="000000"/>
              <w:right w:val="dotted" w:sz="6" w:space="0" w:color="D3D3D3"/>
            </w:tcBorders>
            <w:hideMark/>
          </w:tcPr>
          <w:p w:rsidR="00170E24" w:rsidRPr="00170E24" w:rsidRDefault="00170E24" w:rsidP="00170E24">
            <w:pPr>
              <w:rPr>
                <w:rFonts w:ascii="Times New Roman" w:eastAsia="Times New Roman" w:hAnsi="Times New Roman" w:cs="Times New Roman"/>
              </w:rPr>
            </w:pPr>
            <w:r w:rsidRPr="00170E24">
              <w:rPr>
                <w:rFonts w:ascii="Times New Roman" w:eastAsia="Times New Roman" w:hAnsi="Times New Roman" w:cs="Times New Roman"/>
              </w:rPr>
              <w:t>Safety</w:t>
            </w:r>
          </w:p>
        </w:tc>
        <w:tc>
          <w:tcPr>
            <w:tcW w:w="0" w:type="auto"/>
            <w:tcBorders>
              <w:top w:val="dotted" w:sz="6" w:space="0" w:color="D3D3D3"/>
              <w:left w:val="dotted" w:sz="6" w:space="0" w:color="D3D3D3"/>
              <w:bottom w:val="single" w:sz="6" w:space="0" w:color="000000"/>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Safety guidelines posted. Contracts include safety. Records kept</w:t>
            </w:r>
          </w:p>
        </w:tc>
        <w:tc>
          <w:tcPr>
            <w:tcW w:w="0" w:type="auto"/>
            <w:tcBorders>
              <w:top w:val="dotted" w:sz="6" w:space="0" w:color="D3D3D3"/>
              <w:left w:val="dotted" w:sz="6" w:space="0" w:color="D3D3D3"/>
              <w:bottom w:val="single" w:sz="6" w:space="0" w:color="000000"/>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Written commitment to comply with OSHA. Training on OSHA</w:t>
            </w:r>
          </w:p>
        </w:tc>
      </w:tr>
    </w:tbl>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lastRenderedPageBreak/>
        <w:t>Note. FSC-US = Forest Stewardship Council–United States; SFI = Sustainable Forestry Initiative; UNDRIP = United Nations Declaration on the Rights of Indigenous Peoples; OSHA = Occupation Safety and Health Administration.</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While both the FSC-US and SFI became more prescriptive, they did so to different degrees and in different areas. The SFI’s changes in 2010 emphasized issues related to industrial capacity (e.g., worker training requirements) and reputation (e.g., managing the visual impact of harvesting, communicating with stakeholders about logging, and educating the public about forestry), issues where SFI already had the most prescriptive requirements. Changes made the same year by the FSC-US emphasized conservation-oriented forestry while removing a training requirement.</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The bulk of the divergence occurred on ecological requirements like protecting habitat, where the FSC-US became more prescriptive while the SFI stayed constant or, in the case of preserving old-growth forests, decreased in prescriptiveness. Regarding protected areas, the FSC-US continued to require that managers preserve representative samples of habitats, but, since 2010, also requires an assessment of the adequacy of permanent protections. SFI’s requirements for protected areas continue to be encompassed mainly by its requirements to protect imperiled species. SFI continues to require plans to identify and protect moderately to highly valuable known populations of imperiled or critically imperiled species (designations G1-G2). In contrast, the FSC-US expanded the scope of species requiring protection in 2010 to include natural heritage species and candidate species (designations G1-G3, S1-S3, N1-N3). The FSC-US added requirements to conduct surveys for any at-risk species potentially present or presume that listed or candidate species are present if the forest is in a species’ range. For old-growth forests, in 2010, the FSC-US added prescriptive requirements to restore a portion of old-growth forests where they would naturally occur, and it continues to demand protection measures that prohibit harvesting in most cases. In 2010, SFI removed a requirement to maintain sufficient old-growth acreage to maintain biodiversity, but in 2015 added a requirement to participate in conservation planning.</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 xml:space="preserve">The FSC-US and SFI’s changing requirements to designate and protect conservation areas exemplify their overall upwardly diverging prescriptiveness, with the SFI adding some prescriptive requirements but </w:t>
      </w:r>
      <w:r w:rsidRPr="00170E24">
        <w:rPr>
          <w:rFonts w:ascii="Georgia" w:eastAsia="Times New Roman" w:hAnsi="Georgia" w:cs="Times New Roman"/>
          <w:color w:val="000000"/>
          <w:sz w:val="28"/>
          <w:szCs w:val="28"/>
        </w:rPr>
        <w:lastRenderedPageBreak/>
        <w:t>the FSC-US adding even more prescriptive requirements. In 2010, the SFI added new requirements to collect data on “Forests of Exceptional Conservation Value” (FECV), which we compare with the FSC’s requirements for “High Conservation Value Forests” (HCVF). Also, in 2010, the FSC-US added language regarding monitoring and adaptive management of HCVFs. While the acronyms and even the additional language appear similar, the SFI allowed more flexibility in FECV management. HCVFs under the FSC-US required significantly more than baseline practices (</w:t>
      </w:r>
      <w:hyperlink r:id="rId127" w:anchor="bibr53" w:history="1">
        <w:r w:rsidRPr="00170E24">
          <w:rPr>
            <w:rFonts w:ascii="Georgia" w:eastAsia="Times New Roman" w:hAnsi="Georgia" w:cs="Times New Roman"/>
            <w:color w:val="0782C1"/>
            <w:sz w:val="28"/>
            <w:szCs w:val="28"/>
            <w:u w:val="single"/>
          </w:rPr>
          <w:t>Newsom &amp; Hewitt, 2005</w:t>
        </w:r>
      </w:hyperlink>
      <w:r w:rsidRPr="00170E24">
        <w:rPr>
          <w:rFonts w:ascii="Georgia" w:eastAsia="Times New Roman" w:hAnsi="Georgia" w:cs="Times New Roman"/>
          <w:color w:val="000000"/>
          <w:sz w:val="28"/>
          <w:szCs w:val="28"/>
        </w:rPr>
        <w:t>), while SFI’s FECV requirements have been criticized as not significantly exceeding legal baselines (state and federal endangered species acts) which already protect threatened and endangered species. The FSC-US then added even more prescriptive requirements requiring certain areas to be designated HCVFs and prescriptive accountability mechanisms for HCVF management.</w:t>
      </w:r>
    </w:p>
    <w:p w:rsidR="00170E24" w:rsidRPr="00170E24" w:rsidRDefault="00170E24" w:rsidP="00170E24">
      <w:pPr>
        <w:spacing w:before="100" w:beforeAutospacing="1" w:after="100" w:afterAutospacing="1"/>
        <w:outlineLvl w:val="3"/>
        <w:rPr>
          <w:rFonts w:ascii="Georgia" w:eastAsia="Times New Roman" w:hAnsi="Georgia" w:cs="Times New Roman"/>
          <w:color w:val="000000"/>
        </w:rPr>
      </w:pPr>
      <w:r w:rsidRPr="00170E24">
        <w:rPr>
          <w:rFonts w:ascii="Georgia" w:eastAsia="Times New Roman" w:hAnsi="Georgia" w:cs="Times New Roman"/>
          <w:color w:val="000000"/>
        </w:rPr>
        <w:t>Summary</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Overall, each program had distinct areas in which its requirements were more prescriptive. For the FSC, these requirements tended to demand that forest operations “resemble natural processes” and “maintain ecosystem function.” This language appeared more frequently and forcefully in the 2010 standard concerning issues including clear-cutting, riparian management, HCVF designations, protected areas, old-growth forests, snags and downed wood, residual trees, genetic diversity, plantations, restoration, natural disturbance, nontimber forest products, soil protection, road building, and management planning. In contrast, the SFI was most prescriptive on issues such as material utilization, research, training, education, and public reporting and consultation. The eight key issues on which the SFI increased prescriptiveness in 2010 also reflect the SFI’s focus on industry capacity and reputation. These included aesthetics, public reporting, education, training, and utilization.</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The 2015 changes to the SFI standard reflect a different tack. In contrast to the previous focus on more “business-friendly” issues related to industry capacity and reputation, the three issues on which the SFI increased prescriptiveness in 2015 reflect social and ecological goals. These include prohibiting the use of certain toxic chemicals, restricting the circumstances under which natural forests can be converted to plantations, and requiring a written policy to recognize and respect indigenous rights.</w:t>
      </w:r>
    </w:p>
    <w:p w:rsidR="00170E24" w:rsidRPr="00170E24" w:rsidRDefault="00170E24" w:rsidP="00170E24">
      <w:pPr>
        <w:shd w:val="clear" w:color="auto" w:fill="F0F0F0"/>
        <w:spacing w:before="320" w:after="100"/>
        <w:outlineLvl w:val="0"/>
        <w:rPr>
          <w:rFonts w:ascii="Georgia" w:eastAsia="Times New Roman" w:hAnsi="Georgia" w:cs="Times New Roman"/>
          <w:b/>
          <w:bCs/>
          <w:color w:val="000000"/>
          <w:kern w:val="36"/>
          <w:sz w:val="34"/>
          <w:szCs w:val="34"/>
        </w:rPr>
      </w:pPr>
      <w:r w:rsidRPr="00170E24">
        <w:rPr>
          <w:rFonts w:ascii="Georgia" w:eastAsia="Times New Roman" w:hAnsi="Georgia" w:cs="Times New Roman"/>
          <w:b/>
          <w:bCs/>
          <w:color w:val="000000"/>
          <w:kern w:val="36"/>
          <w:sz w:val="34"/>
          <w:szCs w:val="34"/>
        </w:rPr>
        <w:t>Discussion</w:t>
      </w:r>
    </w:p>
    <w:p w:rsidR="00170E24" w:rsidRPr="00170E24" w:rsidRDefault="00170E24" w:rsidP="00170E24">
      <w:pPr>
        <w:spacing w:before="100" w:beforeAutospacing="1" w:after="100" w:afterAutospacing="1"/>
        <w:outlineLvl w:val="1"/>
        <w:rPr>
          <w:rFonts w:ascii="Georgia" w:eastAsia="Times New Roman" w:hAnsi="Georgia" w:cs="Times New Roman"/>
          <w:i/>
          <w:iCs/>
          <w:color w:val="000000"/>
          <w:sz w:val="34"/>
          <w:szCs w:val="34"/>
        </w:rPr>
      </w:pPr>
      <w:r w:rsidRPr="00170E24">
        <w:rPr>
          <w:rFonts w:ascii="Georgia" w:eastAsia="Times New Roman" w:hAnsi="Georgia" w:cs="Times New Roman"/>
          <w:i/>
          <w:iCs/>
          <w:color w:val="000000"/>
          <w:sz w:val="34"/>
          <w:szCs w:val="34"/>
        </w:rPr>
        <w:lastRenderedPageBreak/>
        <w:t>Overall Comparison</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By distinguishing different types of stringency on a comprehensive set of issues, our framework improves upon blunt measures of “high” or “low” standards based on generalizations or on only a few issues.</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Overall our results are consistent with the expectation that activist-backed programs have higher levels of more costly types of stringency. On ecological goals, the FSC-US standard was significantly more stringent than the SFI standard on both scope and prescriptiveness dimensions. On social goals, results are more mixed. On scope, the FSC-US standard protected land tenure and requires that local communities benefit from harvesting in ways that were unmatched by SFI’s standard. Numerically, FSC-US had a broader scope of social benefits, but the programs did present trade-offs between conceptions of the public good. On prescriptiveness, the contrast was starker, with the FSC-US standard having significantly more prescriptive requirements on most social issues. On policy settings, the two programs had significant differences. On labor standards and indigenous rights, the FSC-US required higher wages and more attention to rights than did the SFI. In short, by conventional definitions of what counts as a social issue, by most qualitative comparisons, and certainly in terms of prescriptiveness, the FSC-US standard was more stringent than the SFI standard on social issues.</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On more business-oriented goals such as efficiency (e.g., levels of cut tree utilization), industry capacity (e.g., workforce training and research), and industry reputation (e.g., public education and aesthetics), the patterns were largely reversed. SFI was slightly broader in scope, requiring contributions to research where FSC did not, was more prescriptive, and required increasingly demanding performance levels on many business-friendly issues.</w:t>
      </w:r>
    </w:p>
    <w:p w:rsidR="00170E24" w:rsidRPr="00170E24" w:rsidRDefault="00170E24" w:rsidP="00170E24">
      <w:pPr>
        <w:spacing w:before="100" w:beforeAutospacing="1" w:after="100" w:afterAutospacing="1"/>
        <w:outlineLvl w:val="1"/>
        <w:rPr>
          <w:rFonts w:ascii="Georgia" w:eastAsia="Times New Roman" w:hAnsi="Georgia" w:cs="Times New Roman"/>
          <w:i/>
          <w:iCs/>
          <w:color w:val="000000"/>
          <w:sz w:val="34"/>
          <w:szCs w:val="34"/>
        </w:rPr>
      </w:pPr>
      <w:r w:rsidRPr="00170E24">
        <w:rPr>
          <w:rFonts w:ascii="Georgia" w:eastAsia="Times New Roman" w:hAnsi="Georgia" w:cs="Times New Roman"/>
          <w:i/>
          <w:iCs/>
          <w:color w:val="000000"/>
          <w:sz w:val="34"/>
          <w:szCs w:val="34"/>
        </w:rPr>
        <w:t>Patterns of Change</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In most years between 2008 and 2016, neither the FSC nor the SFI changed on any issue (the center cell in </w:t>
      </w:r>
      <w:hyperlink r:id="rId128" w:anchor="table4" w:history="1">
        <w:r w:rsidRPr="00170E24">
          <w:rPr>
            <w:rFonts w:ascii="Georgia" w:eastAsia="Times New Roman" w:hAnsi="Georgia" w:cs="Times New Roman"/>
            <w:color w:val="0782C1"/>
            <w:sz w:val="28"/>
            <w:szCs w:val="28"/>
            <w:u w:val="single"/>
          </w:rPr>
          <w:t>Table 4</w:t>
        </w:r>
      </w:hyperlink>
      <w:r w:rsidRPr="00170E24">
        <w:rPr>
          <w:rFonts w:ascii="Georgia" w:eastAsia="Times New Roman" w:hAnsi="Georgia" w:cs="Times New Roman"/>
          <w:color w:val="000000"/>
          <w:sz w:val="28"/>
          <w:szCs w:val="28"/>
        </w:rPr>
        <w:t>, “equilibrium”).</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 xml:space="preserve">When they did change, upwardly diverging prescriptiveness was the dominant pattern. Most changes for both programs occurred in 2010 where the overall pattern was divergence, rather than convergence or stability. For all 16 issues on which only the FSC-US added requirements, it already had </w:t>
      </w:r>
      <w:r w:rsidRPr="00170E24">
        <w:rPr>
          <w:rFonts w:ascii="Georgia" w:eastAsia="Times New Roman" w:hAnsi="Georgia" w:cs="Times New Roman"/>
          <w:color w:val="000000"/>
          <w:sz w:val="28"/>
          <w:szCs w:val="28"/>
        </w:rPr>
        <w:lastRenderedPageBreak/>
        <w:t>the more prescriptive requirements, and almost all of these additions address ecological problems. Similarly, for three out of the four issues on which only the SFI added requirements, the SFI already had more prescriptive requirements.</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The vast majority of changes (21 of 27 issues changed) fit a pattern where one program increased prescriptiveness while the other did not (or in one case, increased to a lesser degree) and the program that increased stringency already had the more prescriptive requirements. On 18 issues, the less prescriptive program stayed the same, leading to upward divergence. On three issues, the less prescriptive program decreased prescriptiveness, leading to opposing divergence (see </w:t>
      </w:r>
      <w:hyperlink r:id="rId129" w:anchor="table6" w:history="1">
        <w:r w:rsidRPr="00170E24">
          <w:rPr>
            <w:rFonts w:ascii="Georgia" w:eastAsia="Times New Roman" w:hAnsi="Georgia" w:cs="Times New Roman"/>
            <w:color w:val="0782C1"/>
            <w:sz w:val="28"/>
            <w:szCs w:val="28"/>
            <w:u w:val="single"/>
          </w:rPr>
          <w:t>Table 6</w:t>
        </w:r>
      </w:hyperlink>
      <w:r w:rsidRPr="00170E24">
        <w:rPr>
          <w:rFonts w:ascii="Georgia" w:eastAsia="Times New Roman" w:hAnsi="Georgia" w:cs="Times New Roman"/>
          <w:color w:val="000000"/>
          <w:sz w:val="28"/>
          <w:szCs w:val="28"/>
        </w:rPr>
        <w:t>).</w:t>
      </w:r>
    </w:p>
    <w:p w:rsidR="00170E24" w:rsidRPr="00170E24" w:rsidRDefault="00170E24" w:rsidP="00170E24">
      <w:pPr>
        <w:jc w:val="center"/>
        <w:rPr>
          <w:rFonts w:ascii="Georgia" w:eastAsia="Times New Roman" w:hAnsi="Georgia" w:cs="Times New Roman"/>
          <w:b/>
          <w:bCs/>
          <w:color w:val="000000"/>
          <w:sz w:val="28"/>
          <w:szCs w:val="28"/>
        </w:rPr>
      </w:pPr>
      <w:r w:rsidRPr="00170E24">
        <w:rPr>
          <w:rFonts w:ascii="Georgia" w:eastAsia="Times New Roman" w:hAnsi="Georgia" w:cs="Times New Roman"/>
          <w:b/>
          <w:bCs/>
          <w:color w:val="000000"/>
          <w:sz w:val="28"/>
          <w:szCs w:val="28"/>
        </w:rPr>
        <w:t>Table 6.</w:t>
      </w:r>
    </w:p>
    <w:p w:rsidR="00170E24" w:rsidRPr="00170E24" w:rsidRDefault="00170E24" w:rsidP="00170E24">
      <w:pPr>
        <w:spacing w:after="150"/>
        <w:jc w:val="center"/>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Patterns of Change in Prescriptiveness Among U.S. Forestry Certification Programs on 48 Key Issues.</w:t>
      </w:r>
    </w:p>
    <w:tbl>
      <w:tblPr>
        <w:tblW w:w="5000" w:type="pct"/>
        <w:tblCellSpacing w:w="0" w:type="dxa"/>
        <w:tblBorders>
          <w:top w:val="dotted" w:sz="6" w:space="0" w:color="D3D3D3"/>
          <w:left w:val="dotted" w:sz="6" w:space="0" w:color="D3D3D3"/>
          <w:bottom w:val="dotted" w:sz="6" w:space="0" w:color="D3D3D3"/>
          <w:right w:val="dotted" w:sz="6" w:space="0" w:color="D3D3D3"/>
        </w:tblBorders>
        <w:tblCellMar>
          <w:left w:w="0" w:type="dxa"/>
          <w:right w:w="0" w:type="dxa"/>
        </w:tblCellMar>
        <w:tblLook w:val="04A0" w:firstRow="1" w:lastRow="0" w:firstColumn="1" w:lastColumn="0" w:noHBand="0" w:noVBand="1"/>
      </w:tblPr>
      <w:tblGrid>
        <w:gridCol w:w="4431"/>
        <w:gridCol w:w="1951"/>
        <w:gridCol w:w="1280"/>
        <w:gridCol w:w="1682"/>
      </w:tblGrid>
      <w:tr w:rsidR="00170E24" w:rsidRPr="00170E24" w:rsidTr="00170E24">
        <w:trPr>
          <w:tblHeader/>
          <w:tblCellSpacing w:w="0" w:type="dxa"/>
        </w:trPr>
        <w:tc>
          <w:tcPr>
            <w:tcW w:w="0" w:type="auto"/>
            <w:tcBorders>
              <w:top w:val="single" w:sz="6" w:space="0" w:color="000000"/>
              <w:left w:val="dotted" w:sz="6" w:space="0" w:color="D3D3D3"/>
              <w:bottom w:val="single" w:sz="6" w:space="0" w:color="000000"/>
              <w:right w:val="dotted" w:sz="6" w:space="0" w:color="D3D3D3"/>
            </w:tcBorders>
            <w:hideMark/>
          </w:tcPr>
          <w:p w:rsidR="00170E24" w:rsidRPr="00170E24" w:rsidRDefault="00170E24" w:rsidP="00170E24">
            <w:pPr>
              <w:rPr>
                <w:rFonts w:ascii="Georgia" w:eastAsia="Times New Roman" w:hAnsi="Georgia" w:cs="Times New Roman"/>
                <w:color w:val="000000"/>
                <w:sz w:val="28"/>
                <w:szCs w:val="28"/>
              </w:rPr>
            </w:pPr>
          </w:p>
        </w:tc>
        <w:tc>
          <w:tcPr>
            <w:tcW w:w="0" w:type="auto"/>
            <w:tcBorders>
              <w:top w:val="single" w:sz="6" w:space="0" w:color="000000"/>
              <w:left w:val="dotted" w:sz="6" w:space="0" w:color="D3D3D3"/>
              <w:bottom w:val="single" w:sz="6" w:space="0" w:color="000000"/>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Converging</w:t>
            </w:r>
          </w:p>
        </w:tc>
        <w:tc>
          <w:tcPr>
            <w:tcW w:w="0" w:type="auto"/>
            <w:tcBorders>
              <w:top w:val="single" w:sz="6" w:space="0" w:color="000000"/>
              <w:left w:val="dotted" w:sz="6" w:space="0" w:color="D3D3D3"/>
              <w:bottom w:val="single" w:sz="6" w:space="0" w:color="000000"/>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Parallel</w:t>
            </w:r>
          </w:p>
        </w:tc>
        <w:tc>
          <w:tcPr>
            <w:tcW w:w="0" w:type="auto"/>
            <w:tcBorders>
              <w:top w:val="single" w:sz="6" w:space="0" w:color="000000"/>
              <w:left w:val="dotted" w:sz="6" w:space="0" w:color="D3D3D3"/>
              <w:bottom w:val="single" w:sz="6" w:space="0" w:color="000000"/>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Diverging</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r w:rsidRPr="00170E24">
              <w:rPr>
                <w:rFonts w:ascii="Times New Roman" w:eastAsia="Times New Roman" w:hAnsi="Times New Roman" w:cs="Times New Roman"/>
              </w:rPr>
              <w:t>2010</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sz w:val="20"/>
                <w:szCs w:val="20"/>
              </w:rPr>
            </w:pP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sz w:val="20"/>
                <w:szCs w:val="20"/>
              </w:rPr>
            </w:pP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r w:rsidRPr="00170E24">
              <w:rPr>
                <w:rFonts w:ascii="Times New Roman" w:eastAsia="Times New Roman" w:hAnsi="Times New Roman" w:cs="Times New Roman"/>
              </w:rPr>
              <w:t> </w:t>
            </w:r>
            <w:r w:rsidRPr="00170E24">
              <w:rPr>
                <w:rFonts w:ascii="Times New Roman" w:eastAsia="Times New Roman" w:hAnsi="Times New Roman" w:cs="Times New Roman"/>
              </w:rPr>
              <w:t>Increasing</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1</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3</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18</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r w:rsidRPr="00170E24">
              <w:rPr>
                <w:rFonts w:ascii="Times New Roman" w:eastAsia="Times New Roman" w:hAnsi="Times New Roman" w:cs="Times New Roman"/>
              </w:rPr>
              <w:t> </w:t>
            </w:r>
            <w:r w:rsidRPr="00170E24">
              <w:rPr>
                <w:rFonts w:ascii="Times New Roman" w:eastAsia="Times New Roman" w:hAnsi="Times New Roman" w:cs="Times New Roman"/>
              </w:rPr>
              <w:t>Opposing or equilibrium</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0</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21</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3</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r w:rsidRPr="00170E24">
              <w:rPr>
                <w:rFonts w:ascii="Times New Roman" w:eastAsia="Times New Roman" w:hAnsi="Times New Roman" w:cs="Times New Roman"/>
              </w:rPr>
              <w:t> </w:t>
            </w:r>
            <w:r w:rsidRPr="00170E24">
              <w:rPr>
                <w:rFonts w:ascii="Times New Roman" w:eastAsia="Times New Roman" w:hAnsi="Times New Roman" w:cs="Times New Roman"/>
              </w:rPr>
              <w:t>Decreasing</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2</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0</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0</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r w:rsidRPr="00170E24">
              <w:rPr>
                <w:rFonts w:ascii="Times New Roman" w:eastAsia="Times New Roman" w:hAnsi="Times New Roman" w:cs="Times New Roman"/>
              </w:rPr>
              <w:t>2015</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sz w:val="20"/>
                <w:szCs w:val="20"/>
              </w:rPr>
            </w:pP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sz w:val="20"/>
                <w:szCs w:val="20"/>
              </w:rPr>
            </w:pP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r w:rsidRPr="00170E24">
              <w:rPr>
                <w:rFonts w:ascii="Times New Roman" w:eastAsia="Times New Roman" w:hAnsi="Times New Roman" w:cs="Times New Roman"/>
              </w:rPr>
              <w:t> </w:t>
            </w:r>
            <w:r w:rsidRPr="00170E24">
              <w:rPr>
                <w:rFonts w:ascii="Times New Roman" w:eastAsia="Times New Roman" w:hAnsi="Times New Roman" w:cs="Times New Roman"/>
              </w:rPr>
              <w:t>Increasing</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3</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0</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0</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r w:rsidRPr="00170E24">
              <w:rPr>
                <w:rFonts w:ascii="Times New Roman" w:eastAsia="Times New Roman" w:hAnsi="Times New Roman" w:cs="Times New Roman"/>
              </w:rPr>
              <w:t> </w:t>
            </w:r>
            <w:r w:rsidRPr="00170E24">
              <w:rPr>
                <w:rFonts w:ascii="Times New Roman" w:eastAsia="Times New Roman" w:hAnsi="Times New Roman" w:cs="Times New Roman"/>
              </w:rPr>
              <w:t>Opposing or equilibrium</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0</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45</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0</w:t>
            </w:r>
          </w:p>
        </w:tc>
      </w:tr>
      <w:tr w:rsidR="00170E24" w:rsidRPr="00170E24" w:rsidTr="00170E24">
        <w:trPr>
          <w:tblCellSpacing w:w="0" w:type="dxa"/>
        </w:trPr>
        <w:tc>
          <w:tcPr>
            <w:tcW w:w="0" w:type="auto"/>
            <w:tcBorders>
              <w:top w:val="dotted" w:sz="6" w:space="0" w:color="D3D3D3"/>
              <w:left w:val="dotted" w:sz="6" w:space="0" w:color="D3D3D3"/>
              <w:bottom w:val="single" w:sz="6" w:space="0" w:color="000000"/>
              <w:right w:val="dotted" w:sz="6" w:space="0" w:color="D3D3D3"/>
            </w:tcBorders>
            <w:hideMark/>
          </w:tcPr>
          <w:p w:rsidR="00170E24" w:rsidRPr="00170E24" w:rsidRDefault="00170E24" w:rsidP="00170E24">
            <w:pPr>
              <w:rPr>
                <w:rFonts w:ascii="Times New Roman" w:eastAsia="Times New Roman" w:hAnsi="Times New Roman" w:cs="Times New Roman"/>
              </w:rPr>
            </w:pPr>
            <w:r w:rsidRPr="00170E24">
              <w:rPr>
                <w:rFonts w:ascii="Times New Roman" w:eastAsia="Times New Roman" w:hAnsi="Times New Roman" w:cs="Times New Roman"/>
              </w:rPr>
              <w:t> </w:t>
            </w:r>
            <w:r w:rsidRPr="00170E24">
              <w:rPr>
                <w:rFonts w:ascii="Times New Roman" w:eastAsia="Times New Roman" w:hAnsi="Times New Roman" w:cs="Times New Roman"/>
              </w:rPr>
              <w:t>Decreasing</w:t>
            </w:r>
          </w:p>
        </w:tc>
        <w:tc>
          <w:tcPr>
            <w:tcW w:w="0" w:type="auto"/>
            <w:tcBorders>
              <w:top w:val="dotted" w:sz="6" w:space="0" w:color="D3D3D3"/>
              <w:left w:val="dotted" w:sz="6" w:space="0" w:color="D3D3D3"/>
              <w:bottom w:val="single" w:sz="6" w:space="0" w:color="000000"/>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0</w:t>
            </w:r>
          </w:p>
        </w:tc>
        <w:tc>
          <w:tcPr>
            <w:tcW w:w="0" w:type="auto"/>
            <w:tcBorders>
              <w:top w:val="dotted" w:sz="6" w:space="0" w:color="D3D3D3"/>
              <w:left w:val="dotted" w:sz="6" w:space="0" w:color="D3D3D3"/>
              <w:bottom w:val="single" w:sz="6" w:space="0" w:color="000000"/>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0</w:t>
            </w:r>
          </w:p>
        </w:tc>
        <w:tc>
          <w:tcPr>
            <w:tcW w:w="0" w:type="auto"/>
            <w:tcBorders>
              <w:top w:val="dotted" w:sz="6" w:space="0" w:color="D3D3D3"/>
              <w:left w:val="dotted" w:sz="6" w:space="0" w:color="D3D3D3"/>
              <w:bottom w:val="single" w:sz="6" w:space="0" w:color="000000"/>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0</w:t>
            </w:r>
          </w:p>
        </w:tc>
      </w:tr>
    </w:tbl>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Convergence was rare. In 2010, upward convergence only occurred where FSC-US added requirements on the issue of “continual improvement” of harvesting operations, an issue usually associated more with the SFI. This outcome is interesting because scholars generally predict that less stringent private regulations will converge toward “benchmark” standards like FSC’s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"bibr54"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Overdevest</w:t>
      </w:r>
      <w:proofErr w:type="spellEnd"/>
      <w:r w:rsidRPr="00170E24">
        <w:rPr>
          <w:rFonts w:ascii="Georgia" w:eastAsia="Times New Roman" w:hAnsi="Georgia" w:cs="Times New Roman"/>
          <w:color w:val="0782C1"/>
          <w:sz w:val="28"/>
          <w:szCs w:val="28"/>
          <w:u w:val="single"/>
        </w:rPr>
        <w:t>, 2005</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w:t>
      </w:r>
      <w:hyperlink r:id="rId130" w:anchor="bibr55" w:history="1">
        <w:r w:rsidRPr="00170E24">
          <w:rPr>
            <w:rFonts w:ascii="Georgia" w:eastAsia="Times New Roman" w:hAnsi="Georgia" w:cs="Times New Roman"/>
            <w:color w:val="0782C1"/>
            <w:sz w:val="28"/>
            <w:szCs w:val="28"/>
            <w:u w:val="single"/>
          </w:rPr>
          <w:t>2010</w:t>
        </w:r>
      </w:hyperlink>
      <w:r w:rsidRPr="00170E24">
        <w:rPr>
          <w:rFonts w:ascii="Georgia" w:eastAsia="Times New Roman" w:hAnsi="Georgia" w:cs="Times New Roman"/>
          <w:color w:val="000000"/>
          <w:sz w:val="28"/>
          <w:szCs w:val="28"/>
        </w:rPr>
        <w:t>). Instead, we find the FSC-US ratcheting up prescriptiveness on an issue where its industry-backed competitor had more stringent requirements. Indeed, most studies overlook the possibility that industry-backed standards like the SFI may be more stringent on some issues and thus fail to theorize about dynamics that could cause this. We see downward convergence only on the issues of “community benefits” and “tenure rights,” where the more prescriptive FSC-US removed requirements, thus, moving closer to SFI.</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lastRenderedPageBreak/>
        <w:t>Parallel change was also rare. An upward parallel change occurred on only three issues in 2010: forest management planning, controlling carbon emissions, and reporting and consultation, where both programs added requirements. We classify the addition of protections for riparian zones by both SFI and FSC-US as another case of upward divergence rather than upward parallel change because the requirements for riparian protection added by the FSC-US were more prescriptive than those added by the SFI. No issues exhibited downward parallel change, as “race-to-the-bottom” theory anticipates.</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After the significant revisions of both programs in 2010, only the SFI updated its requirements, mostly in 2015. In contrast to the 2010 changes, the pattern in 2015 was a moderate upward convergence. SFI increased prescriptiveness on three issues where it did not already have the most prescriptive requirements. While a much smaller scale of change than 2010, this upward convergence is notable because it focuses on regulating toxic chemicals, plantations, and harvesting on tribal lands, which likely have net costs rather than benefits for the industry.</w:t>
      </w:r>
    </w:p>
    <w:p w:rsidR="00170E24" w:rsidRPr="00170E24" w:rsidRDefault="00170E24" w:rsidP="00170E24">
      <w:pPr>
        <w:spacing w:before="100" w:beforeAutospacing="1" w:after="100" w:afterAutospacing="1"/>
        <w:outlineLvl w:val="1"/>
        <w:rPr>
          <w:rFonts w:ascii="Georgia" w:eastAsia="Times New Roman" w:hAnsi="Georgia" w:cs="Times New Roman"/>
          <w:i/>
          <w:iCs/>
          <w:color w:val="000000"/>
          <w:sz w:val="34"/>
          <w:szCs w:val="34"/>
        </w:rPr>
      </w:pPr>
      <w:r w:rsidRPr="00170E24">
        <w:rPr>
          <w:rFonts w:ascii="Georgia" w:eastAsia="Times New Roman" w:hAnsi="Georgia" w:cs="Times New Roman"/>
          <w:i/>
          <w:iCs/>
          <w:color w:val="000000"/>
          <w:sz w:val="34"/>
          <w:szCs w:val="34"/>
        </w:rPr>
        <w:t>Implications for Theory</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Applying our framework to the case of forestry certification reveals how one could reach different conclusions by looking at different dimensions of change. If focusing only on program scope, one would find little support for any theory predicting change—either convergence or divergence. If focusing only on prescriptiveness on ecological issues, one would find divergence, with the activist-backed FSC-US becoming more prescriptive at a faster rate than the industry-backed SFI. But if focusing only on prescriptiveness on industry capacity and reputation issues, one would find the opposite, with the SFI becoming more prescriptive at a faster rate than the FSC-US. While certainly inconsistent with “race-to-the-bottom” theories, the overall upward by diverging trajectories of the SFI and FSC-US do not exactly fit a “race to the top” either.</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Our results do support, with some caveats, Hypotheses 1.1, 2.1, and 2.2 outlined in the section “Theorizing in Terms of Scope, Prescriptiveness, and Policy Settings”. We ended up with no evidence either way on Hypothesis 1.2.</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We also found support for Hypothesis 1.1. The industry-</w:t>
      </w:r>
      <w:proofErr w:type="spellStart"/>
      <w:r w:rsidRPr="00170E24">
        <w:rPr>
          <w:rFonts w:ascii="Georgia" w:eastAsia="Times New Roman" w:hAnsi="Georgia" w:cs="Times New Roman"/>
          <w:color w:val="000000"/>
          <w:sz w:val="28"/>
          <w:szCs w:val="28"/>
        </w:rPr>
        <w:t>founded</w:t>
      </w:r>
      <w:proofErr w:type="spellEnd"/>
      <w:r w:rsidRPr="00170E24">
        <w:rPr>
          <w:rFonts w:ascii="Georgia" w:eastAsia="Times New Roman" w:hAnsi="Georgia" w:cs="Times New Roman"/>
          <w:color w:val="000000"/>
          <w:sz w:val="28"/>
          <w:szCs w:val="28"/>
        </w:rPr>
        <w:t xml:space="preserve"> program often contained language similar to that of the activist-founded program </w:t>
      </w:r>
      <w:r w:rsidRPr="00170E24">
        <w:rPr>
          <w:rFonts w:ascii="Georgia" w:eastAsia="Times New Roman" w:hAnsi="Georgia" w:cs="Times New Roman"/>
          <w:color w:val="000000"/>
          <w:sz w:val="28"/>
          <w:szCs w:val="28"/>
        </w:rPr>
        <w:lastRenderedPageBreak/>
        <w:t>(i.e., it had a similar scope), but often lacked (costlier) mandatory performance thresholds (i.e., it did not have similar prescriptiveness). This result suggests that any test of theories about the cost of compliance must distinguish between measures of stringency based on policy scope or prescriptiveness. Regarding Hypothesis 1.2, we cannot tell whether changes in scope are more likely to be matched by competing programs because neither program changed significantly in the scope of issues addressed. Both programs did begin regulating carbon emissions in 2010, but it is unclear if this change in scope is one program reacting to the other or both programs responding to a third causal factor.</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Regarding Hypothesis 2.1, we find differentiation between the FSC-US and the SFI; the activist-founded program was more comprehensive in scope, was more prescriptive, and had higher performance levels on issues that cost firms, while the industry-</w:t>
      </w:r>
      <w:proofErr w:type="spellStart"/>
      <w:r w:rsidRPr="00170E24">
        <w:rPr>
          <w:rFonts w:ascii="Georgia" w:eastAsia="Times New Roman" w:hAnsi="Georgia" w:cs="Times New Roman"/>
          <w:color w:val="000000"/>
          <w:sz w:val="28"/>
          <w:szCs w:val="28"/>
        </w:rPr>
        <w:t>founded</w:t>
      </w:r>
      <w:proofErr w:type="spellEnd"/>
      <w:r w:rsidRPr="00170E24">
        <w:rPr>
          <w:rFonts w:ascii="Georgia" w:eastAsia="Times New Roman" w:hAnsi="Georgia" w:cs="Times New Roman"/>
          <w:color w:val="000000"/>
          <w:sz w:val="28"/>
          <w:szCs w:val="28"/>
        </w:rPr>
        <w:t xml:space="preserve"> program was more comprehensive in scope, was more prescriptive, and had higher performance levels on issues that create net utility for the industry. Hypothesis 2.2 posits that the same kind of differentiation will drive policy change. This aligns with changes to the FSC-US and SFI in 2010, but less so in 2015. More research is needed to test these and other hypotheses, using similarly precise and comprehensive measures of regulatory stringency. Specifically, while “ratcheting up” theories anticipate the general upward direction we observe, more attention is needed to explain why programs may increase prescriptiveness on different issues, especially for issues on which they already have the more stringent requirements.</w:t>
      </w:r>
    </w:p>
    <w:p w:rsidR="00170E24" w:rsidRPr="00170E24" w:rsidRDefault="00170E24" w:rsidP="00170E24">
      <w:pPr>
        <w:spacing w:before="100" w:beforeAutospacing="1" w:after="100" w:afterAutospacing="1"/>
        <w:outlineLvl w:val="1"/>
        <w:rPr>
          <w:rFonts w:ascii="Georgia" w:eastAsia="Times New Roman" w:hAnsi="Georgia" w:cs="Times New Roman"/>
          <w:i/>
          <w:iCs/>
          <w:color w:val="000000"/>
          <w:sz w:val="34"/>
          <w:szCs w:val="34"/>
        </w:rPr>
      </w:pPr>
      <w:r w:rsidRPr="00170E24">
        <w:rPr>
          <w:rFonts w:ascii="Georgia" w:eastAsia="Times New Roman" w:hAnsi="Georgia" w:cs="Times New Roman"/>
          <w:i/>
          <w:iCs/>
          <w:color w:val="000000"/>
          <w:sz w:val="34"/>
          <w:szCs w:val="34"/>
        </w:rPr>
        <w:t>Industry-Backed Certification Programs as a Form of Collective Action</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Our finding that the SFI and FSC-US were each more prescriptive and continued to become more prescriptive on qualitatively different issues highlights how industry-founded certification programs can serve their industry in two ways.</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 xml:space="preserve">First, they provide individual firms with a service—a signal of “social responsibility” that requires a credible third party. Such a signal would be more expensive to send by complying with an activist-backed regulation. Hence, industry-backed programs are often created to save firms money by offering a label that sends “green” or “socially responsible” signals in the market without some of the </w:t>
      </w:r>
      <w:proofErr w:type="gramStart"/>
      <w:r w:rsidRPr="00170E24">
        <w:rPr>
          <w:rFonts w:ascii="Georgia" w:eastAsia="Times New Roman" w:hAnsi="Georgia" w:cs="Times New Roman"/>
          <w:color w:val="000000"/>
          <w:sz w:val="28"/>
          <w:szCs w:val="28"/>
        </w:rPr>
        <w:t>more costly</w:t>
      </w:r>
      <w:proofErr w:type="gramEnd"/>
      <w:r w:rsidRPr="00170E24">
        <w:rPr>
          <w:rFonts w:ascii="Georgia" w:eastAsia="Times New Roman" w:hAnsi="Georgia" w:cs="Times New Roman"/>
          <w:color w:val="000000"/>
          <w:sz w:val="28"/>
          <w:szCs w:val="28"/>
        </w:rPr>
        <w:t xml:space="preserve"> demands of activist-backed </w:t>
      </w:r>
      <w:r w:rsidRPr="00170E24">
        <w:rPr>
          <w:rFonts w:ascii="Georgia" w:eastAsia="Times New Roman" w:hAnsi="Georgia" w:cs="Times New Roman"/>
          <w:color w:val="000000"/>
          <w:sz w:val="28"/>
          <w:szCs w:val="28"/>
        </w:rPr>
        <w:lastRenderedPageBreak/>
        <w:t>programs or public regulations. Such signals are often based on perceived, rather than actual, stringency.</w:t>
      </w:r>
      <w:hyperlink r:id="rId131" w:anchor="fn3" w:history="1">
        <w:r w:rsidRPr="00170E24">
          <w:rPr>
            <w:rFonts w:ascii="Georgia" w:eastAsia="Times New Roman" w:hAnsi="Georgia" w:cs="Times New Roman"/>
            <w:color w:val="0782C1"/>
            <w:sz w:val="28"/>
            <w:szCs w:val="28"/>
            <w:u w:val="single"/>
            <w:vertAlign w:val="superscript"/>
          </w:rPr>
          <w:t>3</w:t>
        </w:r>
      </w:hyperlink>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Second, they provide a mechanism for an industry to improve its collective reputation and capacity by coordinating contributions to collective goods, a common function of industry associations. That the SFI developed more prescriptive standards than the FSC-US on several issues is inconsistent with the predictions that competition between industry-backed and activist-backed competition will lead to a “race to the bottom” on all issues. It is also inconsistent with the prediction that activist-backed standards will be more prescriptive on all issues. However, the substance of these issues suggests that these requirements are unrelated to competition with the FSC. Instead, SFI had the most prescriptive requirements for actions that firms may take anyway—like training workers and maximizing efficiency—or that may be driven by their own collective action problems—like managing the visual impact of harvesting and sector-level reputation. Likewise, the three issues on which only the SFI changed—maximizing the utilization of cut trees, public education, and worker training—reflect concerns for the efficiency, reputation, and capacity of the forest products industry. Educating the public about forestry and training workers may not exclusively benefit individual firms, but given the broad adoption of SFI certification, such requirements may provide collective benefits for the sector in the form of a positive public image and skilled workforce.</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In short, where the SFI developed more prescriptive requirements than the FSC, it required things that firms may do anyway (e.g., train workers or educate the public), but have additional collective benefits the more widely they are adopted. While unforeseen by existing theories, the fact that the SFI is more prescriptive on some issues is unsurprising if these requirements provide net benefits to the sector regardless of activist pressures or consumer demands.</w:t>
      </w:r>
    </w:p>
    <w:p w:rsidR="00170E24" w:rsidRPr="00170E24" w:rsidRDefault="00170E24" w:rsidP="00170E24">
      <w:pPr>
        <w:spacing w:before="100" w:beforeAutospacing="1" w:after="100" w:afterAutospacing="1"/>
        <w:outlineLvl w:val="1"/>
        <w:rPr>
          <w:rFonts w:ascii="Georgia" w:eastAsia="Times New Roman" w:hAnsi="Georgia" w:cs="Times New Roman"/>
          <w:i/>
          <w:iCs/>
          <w:color w:val="000000"/>
          <w:sz w:val="34"/>
          <w:szCs w:val="34"/>
        </w:rPr>
      </w:pPr>
      <w:r w:rsidRPr="00170E24">
        <w:rPr>
          <w:rFonts w:ascii="Georgia" w:eastAsia="Times New Roman" w:hAnsi="Georgia" w:cs="Times New Roman"/>
          <w:i/>
          <w:iCs/>
          <w:color w:val="000000"/>
          <w:sz w:val="34"/>
          <w:szCs w:val="34"/>
        </w:rPr>
        <w:t>Conclusion</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 xml:space="preserve">Scholars have made substantial progress in developing theories of how economic and political forces shape the substance of private regulations, and how these different requirements then affect levels of adoption and compliance. We have argued that testing these theories requires more precise statements of the types of policy substance to which they apply and research that measures change across programs and over time. Our framework for measuring regulatory stringency, and for using longitudinal </w:t>
      </w:r>
      <w:r w:rsidRPr="00170E24">
        <w:rPr>
          <w:rFonts w:ascii="Georgia" w:eastAsia="Times New Roman" w:hAnsi="Georgia" w:cs="Times New Roman"/>
          <w:color w:val="000000"/>
          <w:sz w:val="28"/>
          <w:szCs w:val="28"/>
        </w:rPr>
        <w:lastRenderedPageBreak/>
        <w:t>data to classify patterns of change, offers a foundation for further research about how competing regulatory programs compare, how they evolve, and why. There is no perfect way to compare incommensurate policies. We have nonetheless made our best effort to offer a method to do so. By applying this method, we have systematically quantified differences that can be quantified and described as richly as possible those comparisons that one can only make qualitatively.</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Through the case of forestry standards in the United States, we show what can be gained by careful measurement of regulatory stringency and policy change across a comprehensive scope of issues in a specific domain. Our results show different patterns depending on whether one looks at policy scope, prescriptiveness, or specific policy settings. Careful measurement uncovered trends that previous scholarship has missed and which contradict the predictions of several dominant theories. It also reveals that apparent empirical debates in the literature are the result of research design choices. Some scholars chose a few key issues and found convergence. Others looked so broadly they missed more nuanced patterns. Our integration of both precise and broad measures found that both conclusions were correct but incomplete. Activist-backed and industry-backed programs converged in policy scope on a few issues, but overall, their scopes have seen little change. Furthermore, we found these programs to have diverged overall on prescriptiveness, because, while both standards “ratcheted up,” they did so at different rates and on different policy issues. Hence, our deep dive into defining regulatory stringency and policy change in one domain not only enables scholarship on the causes of public and private regulation in forestry, it also offers a model for similar research in other policy domains.</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This approach also has practical value. First, the power dynamics among groups that promote programs like the FSC or the SFI have created an environment in which competing claims about what exactly each program requires and how this has changed confuse buyers. The politics of private regulation revolve around “public comparisons that would resolve the debate about whose standards were higher”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"bibr55"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Overdevest</w:t>
      </w:r>
      <w:proofErr w:type="spellEnd"/>
      <w:r w:rsidRPr="00170E24">
        <w:rPr>
          <w:rFonts w:ascii="Georgia" w:eastAsia="Times New Roman" w:hAnsi="Georgia" w:cs="Times New Roman"/>
          <w:color w:val="0782C1"/>
          <w:sz w:val="28"/>
          <w:szCs w:val="28"/>
          <w:u w:val="single"/>
        </w:rPr>
        <w:t>, 2010</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We offer concepts to clarify what “higher” standards may mean. Second, it is impossible to measure the impact of a set of regulatory requirements without disentangling their component parts. Thus, our analysis of written requirements is a necessary first step for efforts to assess the effects on the ground.</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lastRenderedPageBreak/>
        <w:t>Most importantly, our framework and analysis offer a model for careful measurement of policy change as a variable. It is tempting to take shortcuts by making broad generalizations or by selecting what is easy to measure or what others have highlighted. However, if we aim to build testable theories or collect the kinds of evidence needed to test existing theories, our study illustrates the benefits of defining policy change in ways that can be applied across programs and over time. Doing so will not only improve the quality of research and theory, it may also uncover entirely new puzzles and insights.</w:t>
      </w:r>
    </w:p>
    <w:p w:rsidR="00170E24" w:rsidRPr="00170E24" w:rsidRDefault="00170E24" w:rsidP="00170E24">
      <w:pPr>
        <w:shd w:val="clear" w:color="auto" w:fill="F0F0F0"/>
        <w:spacing w:before="320" w:after="100"/>
        <w:outlineLvl w:val="0"/>
        <w:rPr>
          <w:rFonts w:ascii="Georgia" w:eastAsia="Times New Roman" w:hAnsi="Georgia" w:cs="Times New Roman"/>
          <w:b/>
          <w:bCs/>
          <w:color w:val="000000"/>
          <w:kern w:val="36"/>
          <w:sz w:val="34"/>
          <w:szCs w:val="34"/>
        </w:rPr>
      </w:pPr>
      <w:r w:rsidRPr="00170E24">
        <w:rPr>
          <w:rFonts w:ascii="Georgia" w:eastAsia="Times New Roman" w:hAnsi="Georgia" w:cs="Times New Roman"/>
          <w:b/>
          <w:bCs/>
          <w:color w:val="000000"/>
          <w:kern w:val="36"/>
          <w:sz w:val="34"/>
          <w:szCs w:val="34"/>
        </w:rPr>
        <w:t>Acknowledgments</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 xml:space="preserve">We thank three anonymous reviewers and the editor for their comments on previous drafts that greatly improved this analysis. We are also grateful for feedback from participants at conferences including the American Politics Workshop at the University of Wisconsin–Madison, the Association of Public Policy Analysis and Management (APPAM) Annual Research Conference, and the Association of Environmental Studies and Sciences Annual Meeting. We are also grateful to extensive feedback on a 2014 draft of the analytic framework and the underlying data tables from officials from the Forest Stewardship Council (FSC), the Sustainable Forestry Initiative (SFI), and the Program for the Endorsement of Forest Certification (PEFC). This research was made possible by funding from the Fox Foundation, Procter &amp; Gamble, Staples, Office Depot, and Arup. We also thank Erica </w:t>
      </w:r>
      <w:proofErr w:type="spellStart"/>
      <w:r w:rsidRPr="00170E24">
        <w:rPr>
          <w:rFonts w:ascii="Georgia" w:eastAsia="Times New Roman" w:hAnsi="Georgia" w:cs="Times New Roman"/>
          <w:color w:val="000000"/>
          <w:sz w:val="28"/>
          <w:szCs w:val="28"/>
        </w:rPr>
        <w:t>Pohnan</w:t>
      </w:r>
      <w:proofErr w:type="spellEnd"/>
      <w:r w:rsidRPr="00170E24">
        <w:rPr>
          <w:rFonts w:ascii="Georgia" w:eastAsia="Times New Roman" w:hAnsi="Georgia" w:cs="Times New Roman"/>
          <w:color w:val="000000"/>
          <w:sz w:val="28"/>
          <w:szCs w:val="28"/>
        </w:rPr>
        <w:t xml:space="preserve"> and </w:t>
      </w:r>
      <w:proofErr w:type="spellStart"/>
      <w:r w:rsidRPr="00170E24">
        <w:rPr>
          <w:rFonts w:ascii="Georgia" w:eastAsia="Times New Roman" w:hAnsi="Georgia" w:cs="Times New Roman"/>
          <w:color w:val="000000"/>
          <w:sz w:val="28"/>
          <w:szCs w:val="28"/>
        </w:rPr>
        <w:t>Akiva</w:t>
      </w:r>
      <w:proofErr w:type="spellEnd"/>
      <w:r w:rsidRPr="00170E24">
        <w:rPr>
          <w:rFonts w:ascii="Georgia" w:eastAsia="Times New Roman" w:hAnsi="Georgia" w:cs="Times New Roman"/>
          <w:color w:val="000000"/>
          <w:sz w:val="28"/>
          <w:szCs w:val="28"/>
        </w:rPr>
        <w:t xml:space="preserve"> Fishman for research and editing assistance. The authors are fully responsible for data collection, analysis, and any errors.</w:t>
      </w:r>
    </w:p>
    <w:p w:rsidR="00170E24" w:rsidRPr="00170E24" w:rsidRDefault="00170E24" w:rsidP="00170E24">
      <w:pPr>
        <w:shd w:val="clear" w:color="auto" w:fill="F0F0F0"/>
        <w:spacing w:before="320" w:after="100"/>
        <w:outlineLvl w:val="0"/>
        <w:rPr>
          <w:rFonts w:ascii="Georgia" w:eastAsia="Times New Roman" w:hAnsi="Georgia" w:cs="Times New Roman"/>
          <w:b/>
          <w:bCs/>
          <w:color w:val="000000"/>
          <w:kern w:val="36"/>
          <w:sz w:val="34"/>
          <w:szCs w:val="34"/>
        </w:rPr>
      </w:pPr>
      <w:r w:rsidRPr="00170E24">
        <w:rPr>
          <w:rFonts w:ascii="Georgia" w:eastAsia="Times New Roman" w:hAnsi="Georgia" w:cs="Times New Roman"/>
          <w:b/>
          <w:bCs/>
          <w:color w:val="000000"/>
          <w:kern w:val="36"/>
          <w:sz w:val="34"/>
          <w:szCs w:val="34"/>
        </w:rPr>
        <w:t xml:space="preserve">Declaration of Conflicting </w:t>
      </w:r>
      <w:proofErr w:type="gramStart"/>
      <w:r w:rsidRPr="00170E24">
        <w:rPr>
          <w:rFonts w:ascii="Georgia" w:eastAsia="Times New Roman" w:hAnsi="Georgia" w:cs="Times New Roman"/>
          <w:b/>
          <w:bCs/>
          <w:color w:val="000000"/>
          <w:kern w:val="36"/>
          <w:sz w:val="34"/>
          <w:szCs w:val="34"/>
        </w:rPr>
        <w:t>Interests</w:t>
      </w:r>
      <w:r w:rsidRPr="00170E24">
        <w:rPr>
          <w:rFonts w:ascii="Georgia Black" w:eastAsia="Times New Roman" w:hAnsi="Georgia Black" w:cs="Times New Roman"/>
          <w:b/>
          <w:bCs/>
          <w:color w:val="FFFFFF"/>
          <w:kern w:val="36"/>
          <w:sz w:val="34"/>
          <w:szCs w:val="34"/>
          <w:shd w:val="clear" w:color="auto" w:fill="538DD5"/>
        </w:rPr>
        <w:t>[</w:t>
      </w:r>
      <w:proofErr w:type="gramEnd"/>
      <w:r w:rsidRPr="00170E24">
        <w:rPr>
          <w:rFonts w:ascii="Georgia Black" w:eastAsia="Times New Roman" w:hAnsi="Georgia Black" w:cs="Times New Roman"/>
          <w:b/>
          <w:bCs/>
          <w:color w:val="FFFFFF"/>
          <w:kern w:val="36"/>
          <w:sz w:val="34"/>
          <w:szCs w:val="34"/>
          <w:shd w:val="clear" w:color="auto" w:fill="538DD5"/>
        </w:rPr>
        <w:t>GQ2]</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The author(s) declared no potential conflicts of interest with respect to the research, authorship, and/or publication of this article.</w:t>
      </w:r>
    </w:p>
    <w:p w:rsidR="00170E24" w:rsidRPr="00170E24" w:rsidRDefault="00170E24" w:rsidP="00170E24">
      <w:pPr>
        <w:shd w:val="clear" w:color="auto" w:fill="F0F0F0"/>
        <w:spacing w:before="320" w:after="100"/>
        <w:outlineLvl w:val="0"/>
        <w:rPr>
          <w:rFonts w:ascii="Georgia" w:eastAsia="Times New Roman" w:hAnsi="Georgia" w:cs="Times New Roman"/>
          <w:b/>
          <w:bCs/>
          <w:color w:val="000000"/>
          <w:kern w:val="36"/>
          <w:sz w:val="34"/>
          <w:szCs w:val="34"/>
        </w:rPr>
      </w:pPr>
      <w:r w:rsidRPr="00170E24">
        <w:rPr>
          <w:rFonts w:ascii="Georgia" w:eastAsia="Times New Roman" w:hAnsi="Georgia" w:cs="Times New Roman"/>
          <w:b/>
          <w:bCs/>
          <w:color w:val="000000"/>
          <w:kern w:val="36"/>
          <w:sz w:val="34"/>
          <w:szCs w:val="34"/>
        </w:rPr>
        <w:t>Funding</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The author(s) received no financial support for the research, authorship, and/or publication of this article.</w:t>
      </w:r>
    </w:p>
    <w:p w:rsidR="00170E24" w:rsidRPr="00170E24" w:rsidRDefault="00170E24" w:rsidP="00170E24">
      <w:pPr>
        <w:shd w:val="clear" w:color="auto" w:fill="F0F0F0"/>
        <w:spacing w:before="320" w:after="100"/>
        <w:outlineLvl w:val="0"/>
        <w:rPr>
          <w:rFonts w:ascii="Georgia" w:eastAsia="Times New Roman" w:hAnsi="Georgia" w:cs="Times New Roman"/>
          <w:b/>
          <w:bCs/>
          <w:color w:val="000000"/>
          <w:kern w:val="36"/>
          <w:sz w:val="34"/>
          <w:szCs w:val="34"/>
        </w:rPr>
      </w:pPr>
      <w:r w:rsidRPr="00170E24">
        <w:rPr>
          <w:rFonts w:ascii="Georgia" w:eastAsia="Times New Roman" w:hAnsi="Georgia" w:cs="Times New Roman"/>
          <w:b/>
          <w:bCs/>
          <w:color w:val="000000"/>
          <w:kern w:val="36"/>
          <w:sz w:val="34"/>
          <w:szCs w:val="34"/>
        </w:rPr>
        <w:t xml:space="preserve">ORCID </w:t>
      </w:r>
      <w:proofErr w:type="spellStart"/>
      <w:proofErr w:type="gramStart"/>
      <w:r w:rsidRPr="00170E24">
        <w:rPr>
          <w:rFonts w:ascii="Georgia" w:eastAsia="Times New Roman" w:hAnsi="Georgia" w:cs="Times New Roman"/>
          <w:b/>
          <w:bCs/>
          <w:color w:val="000000"/>
          <w:kern w:val="36"/>
          <w:sz w:val="34"/>
          <w:szCs w:val="34"/>
        </w:rPr>
        <w:t>iD</w:t>
      </w:r>
      <w:proofErr w:type="spellEnd"/>
      <w:r w:rsidRPr="00170E24">
        <w:rPr>
          <w:rFonts w:ascii="Georgia Black" w:eastAsia="Times New Roman" w:hAnsi="Georgia Black" w:cs="Times New Roman"/>
          <w:b/>
          <w:bCs/>
          <w:color w:val="FFFFFF"/>
          <w:kern w:val="36"/>
          <w:sz w:val="34"/>
          <w:szCs w:val="34"/>
          <w:shd w:val="clear" w:color="auto" w:fill="76933C"/>
        </w:rPr>
        <w:t>[</w:t>
      </w:r>
      <w:proofErr w:type="gramEnd"/>
      <w:r w:rsidRPr="00170E24">
        <w:rPr>
          <w:rFonts w:ascii="Georgia Black" w:eastAsia="Times New Roman" w:hAnsi="Georgia Black" w:cs="Times New Roman"/>
          <w:b/>
          <w:bCs/>
          <w:color w:val="FFFFFF"/>
          <w:kern w:val="36"/>
          <w:sz w:val="34"/>
          <w:szCs w:val="34"/>
          <w:shd w:val="clear" w:color="auto" w:fill="76933C"/>
        </w:rPr>
        <w:t>GQ3]</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lastRenderedPageBreak/>
        <w:t>Devin Judge-Lord </w:t>
      </w:r>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INCLUDEPICTURE "https://emxpert.net/sageedit/journals/Resources/Article/858874/Image/10.1177_1086026619858874-img1.jpg" \* MERGEFORMATINET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noProof/>
          <w:color w:val="000000"/>
          <w:sz w:val="28"/>
          <w:szCs w:val="28"/>
        </w:rPr>
        <w:drawing>
          <wp:inline distT="0" distB="0" distL="0" distR="0">
            <wp:extent cx="317500" cy="317500"/>
            <wp:effectExtent l="0" t="0" r="0" b="0"/>
            <wp:docPr id="1" name="Picture 1" descr="fig1.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1.ep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7500" cy="317500"/>
                    </a:xfrm>
                    <a:prstGeom prst="rect">
                      <a:avLst/>
                    </a:prstGeom>
                    <a:noFill/>
                    <a:ln>
                      <a:noFill/>
                    </a:ln>
                  </pic:spPr>
                </pic:pic>
              </a:graphicData>
            </a:graphic>
          </wp:inline>
        </w:drawing>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w:t>
      </w:r>
      <w:hyperlink r:id="rId132" w:history="1">
        <w:r w:rsidRPr="00170E24">
          <w:rPr>
            <w:rFonts w:ascii="Georgia" w:eastAsia="Times New Roman" w:hAnsi="Georgia" w:cs="Times New Roman"/>
            <w:color w:val="0782C1"/>
            <w:sz w:val="28"/>
            <w:szCs w:val="28"/>
            <w:u w:val="single"/>
          </w:rPr>
          <w:t>https://orcid.org/0000-0002-4384-4380</w:t>
        </w:r>
      </w:hyperlink>
    </w:p>
    <w:p w:rsidR="00170E24" w:rsidRPr="00170E24" w:rsidRDefault="00170E24" w:rsidP="00170E24">
      <w:pPr>
        <w:shd w:val="clear" w:color="auto" w:fill="F0F0F0"/>
        <w:spacing w:before="320" w:after="100"/>
        <w:outlineLvl w:val="0"/>
        <w:rPr>
          <w:rFonts w:ascii="Georgia" w:eastAsia="Times New Roman" w:hAnsi="Georgia" w:cs="Times New Roman"/>
          <w:b/>
          <w:bCs/>
          <w:color w:val="000000"/>
          <w:kern w:val="36"/>
          <w:sz w:val="34"/>
          <w:szCs w:val="34"/>
        </w:rPr>
      </w:pPr>
      <w:r w:rsidRPr="00170E24">
        <w:rPr>
          <w:rFonts w:ascii="Georgia" w:eastAsia="Times New Roman" w:hAnsi="Georgia" w:cs="Times New Roman"/>
          <w:b/>
          <w:bCs/>
          <w:color w:val="000000"/>
          <w:kern w:val="36"/>
          <w:sz w:val="34"/>
          <w:szCs w:val="34"/>
        </w:rPr>
        <w:t>Supplemental Material</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Supplemental material for this article is available online.</w:t>
      </w:r>
    </w:p>
    <w:p w:rsidR="00170E24" w:rsidRPr="00170E24" w:rsidRDefault="00170E24" w:rsidP="00170E24">
      <w:pPr>
        <w:shd w:val="clear" w:color="auto" w:fill="F0F0F0"/>
        <w:spacing w:before="320" w:after="100"/>
        <w:outlineLvl w:val="0"/>
        <w:rPr>
          <w:rFonts w:ascii="Georgia" w:eastAsia="Times New Roman" w:hAnsi="Georgia" w:cs="Times New Roman"/>
          <w:b/>
          <w:bCs/>
          <w:color w:val="000000"/>
          <w:kern w:val="36"/>
          <w:sz w:val="34"/>
          <w:szCs w:val="34"/>
        </w:rPr>
      </w:pPr>
      <w:r w:rsidRPr="00170E24">
        <w:rPr>
          <w:rFonts w:ascii="Georgia" w:eastAsia="Times New Roman" w:hAnsi="Georgia" w:cs="Times New Roman"/>
          <w:b/>
          <w:bCs/>
          <w:color w:val="000000"/>
          <w:kern w:val="36"/>
          <w:sz w:val="34"/>
          <w:szCs w:val="34"/>
        </w:rPr>
        <w:t>Notes</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1.For example,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"bibr16"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Cashore</w:t>
      </w:r>
      <w:proofErr w:type="spellEnd"/>
      <w:r w:rsidRPr="00170E24">
        <w:rPr>
          <w:rFonts w:ascii="Georgia" w:eastAsia="Times New Roman" w:hAnsi="Georgia" w:cs="Times New Roman"/>
          <w:color w:val="0782C1"/>
          <w:sz w:val="28"/>
          <w:szCs w:val="28"/>
          <w:u w:val="single"/>
        </w:rPr>
        <w:t xml:space="preserve"> et al. (2004)</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found that while environmental groups evaluated the FSC as legitimate for developing wide-ranging and prescriptive standards, private forest owners found the same regulatory approach to be “illegitimate.”</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2.While assessing a comprehensive set of issues reduces the risk of omitting key issues on which regulations may vary, it is often time-consuming and costly. Scholars may thus opt for a limited scope, as long as they clearly describe their scope relative to the potential set of comparisons. A comprehensive approach is necessary, however, to assess claims about the scope of regulations (such as the hypotheses from the “Theorizing in Terms of Scope, Prescriptiveness, and Policy Settings” section).</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3.While our framework clarifies differences in actual stringency between activist- and industry-backed programs, the problem definitions and values of those making evaluations will influence program preference. What we do know is that industry-backed programs often address the same issues as activist-backed programs, using language that might imply equivalency in stringency, but which contain substantially fewer prescriptive requirements. Yet seemingly similar looking language can require very different levels of performance. For example, the SFI requirements for “Forests of Exceptional Conservation Value” (FECV) are much less prescriptive than the FSC-US requirements for “High Conservation Value Forests” (HCVF), despite their similar language (also see, e.g., </w:t>
      </w:r>
      <w:hyperlink r:id="rId133" w:anchor="fig4" w:history="1">
        <w:r w:rsidRPr="00170E24">
          <w:rPr>
            <w:rFonts w:ascii="Georgia" w:eastAsia="Times New Roman" w:hAnsi="Georgia" w:cs="Times New Roman"/>
            <w:color w:val="0782C1"/>
            <w:sz w:val="28"/>
            <w:szCs w:val="28"/>
            <w:u w:val="single"/>
          </w:rPr>
          <w:t>Figures 4</w:t>
        </w:r>
      </w:hyperlink>
      <w:r w:rsidRPr="00170E24">
        <w:rPr>
          <w:rFonts w:ascii="Georgia" w:eastAsia="Times New Roman" w:hAnsi="Georgia" w:cs="Times New Roman"/>
          <w:color w:val="000000"/>
          <w:sz w:val="28"/>
          <w:szCs w:val="28"/>
        </w:rPr>
        <w:t> and </w:t>
      </w:r>
      <w:hyperlink r:id="rId134" w:anchor="fig5" w:history="1">
        <w:r w:rsidRPr="00170E24">
          <w:rPr>
            <w:rFonts w:ascii="Georgia" w:eastAsia="Times New Roman" w:hAnsi="Georgia" w:cs="Times New Roman"/>
            <w:color w:val="0782C1"/>
            <w:sz w:val="28"/>
            <w:szCs w:val="28"/>
            <w:u w:val="single"/>
          </w:rPr>
          <w:t>5</w:t>
        </w:r>
      </w:hyperlink>
      <w:r w:rsidRPr="00170E24">
        <w:rPr>
          <w:rFonts w:ascii="Georgia" w:eastAsia="Times New Roman" w:hAnsi="Georgia" w:cs="Times New Roman"/>
          <w:color w:val="000000"/>
          <w:sz w:val="28"/>
          <w:szCs w:val="28"/>
        </w:rPr>
        <w:t> and </w:t>
      </w:r>
      <w:hyperlink r:id="rId135" w:anchor="table5" w:history="1">
        <w:r w:rsidRPr="00170E24">
          <w:rPr>
            <w:rFonts w:ascii="Georgia" w:eastAsia="Times New Roman" w:hAnsi="Georgia" w:cs="Times New Roman"/>
            <w:color w:val="0782C1"/>
            <w:sz w:val="28"/>
            <w:szCs w:val="28"/>
            <w:u w:val="single"/>
          </w:rPr>
          <w:t>Table 5</w:t>
        </w:r>
      </w:hyperlink>
      <w:r w:rsidRPr="00170E24">
        <w:rPr>
          <w:rFonts w:ascii="Georgia" w:eastAsia="Times New Roman" w:hAnsi="Georgia" w:cs="Times New Roman"/>
          <w:color w:val="000000"/>
          <w:sz w:val="28"/>
          <w:szCs w:val="28"/>
        </w:rPr>
        <w:t>). The extent to which this helps firms coordinate to maximize the impression of stringency while minimizing the costs of doing so is a question for future research.</w:t>
      </w:r>
    </w:p>
    <w:p w:rsidR="00170E24" w:rsidRPr="00170E24" w:rsidRDefault="00170E24" w:rsidP="00170E24">
      <w:pPr>
        <w:shd w:val="clear" w:color="auto" w:fill="F0F0F0"/>
        <w:spacing w:before="320" w:after="100"/>
        <w:outlineLvl w:val="0"/>
        <w:rPr>
          <w:rFonts w:ascii="Georgia" w:eastAsia="Times New Roman" w:hAnsi="Georgia" w:cs="Times New Roman"/>
          <w:b/>
          <w:bCs/>
          <w:color w:val="000000"/>
          <w:kern w:val="36"/>
          <w:sz w:val="34"/>
          <w:szCs w:val="34"/>
        </w:rPr>
      </w:pPr>
      <w:r w:rsidRPr="00170E24">
        <w:rPr>
          <w:rFonts w:ascii="Georgia" w:eastAsia="Times New Roman" w:hAnsi="Georgia" w:cs="Times New Roman"/>
          <w:b/>
          <w:bCs/>
          <w:color w:val="000000"/>
          <w:kern w:val="36"/>
          <w:sz w:val="34"/>
          <w:szCs w:val="34"/>
        </w:rPr>
        <w:t>References</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Abbott</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K. W.</w:t>
      </w:r>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008B8B"/>
          <w:sz w:val="28"/>
          <w:szCs w:val="28"/>
        </w:rPr>
        <w:t>Snidal</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D.</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2009</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The governance triangle: Regulatory standards institutions and the shadow of the state</w:t>
      </w:r>
      <w:r w:rsidRPr="00170E24">
        <w:rPr>
          <w:rFonts w:ascii="Georgia" w:eastAsia="Times New Roman" w:hAnsi="Georgia" w:cs="Times New Roman"/>
          <w:color w:val="000000"/>
          <w:sz w:val="28"/>
          <w:szCs w:val="28"/>
        </w:rPr>
        <w:t xml:space="preserve">. </w:t>
      </w:r>
      <w:r w:rsidRPr="00170E24">
        <w:rPr>
          <w:rFonts w:ascii="Georgia" w:eastAsia="Times New Roman" w:hAnsi="Georgia" w:cs="Times New Roman"/>
          <w:color w:val="000000"/>
          <w:sz w:val="28"/>
          <w:szCs w:val="28"/>
        </w:rPr>
        <w:lastRenderedPageBreak/>
        <w:t>In </w:t>
      </w:r>
      <w:r w:rsidRPr="00170E24">
        <w:rPr>
          <w:rFonts w:ascii="Georgia" w:eastAsia="Times New Roman" w:hAnsi="Georgia" w:cs="Times New Roman"/>
          <w:color w:val="FF1493"/>
          <w:sz w:val="28"/>
          <w:szCs w:val="28"/>
        </w:rPr>
        <w:t>W.</w:t>
      </w:r>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8B8B"/>
          <w:sz w:val="28"/>
          <w:szCs w:val="28"/>
        </w:rPr>
        <w:t>Mattli</w:t>
      </w:r>
      <w:proofErr w:type="spellEnd"/>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FF1493"/>
          <w:sz w:val="28"/>
          <w:szCs w:val="28"/>
        </w:rPr>
        <w:t>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8B8B"/>
          <w:sz w:val="28"/>
          <w:szCs w:val="28"/>
        </w:rPr>
        <w:t>Woods</w:t>
      </w:r>
      <w:r w:rsidRPr="00170E24">
        <w:rPr>
          <w:rFonts w:ascii="Georgia" w:eastAsia="Times New Roman" w:hAnsi="Georgia" w:cs="Times New Roman"/>
          <w:color w:val="000000"/>
          <w:sz w:val="28"/>
          <w:szCs w:val="28"/>
        </w:rPr>
        <w:t> (Eds.), </w:t>
      </w:r>
      <w:r w:rsidRPr="00170E24">
        <w:rPr>
          <w:rFonts w:ascii="Georgia" w:eastAsia="Times New Roman" w:hAnsi="Georgia" w:cs="Times New Roman"/>
          <w:color w:val="00008B"/>
          <w:sz w:val="28"/>
          <w:szCs w:val="28"/>
        </w:rPr>
        <w:t>The politics of global regulation</w:t>
      </w:r>
      <w:r w:rsidRPr="00170E24">
        <w:rPr>
          <w:rFonts w:ascii="Georgia" w:eastAsia="Times New Roman" w:hAnsi="Georgia" w:cs="Times New Roman"/>
          <w:color w:val="000000"/>
          <w:sz w:val="28"/>
          <w:szCs w:val="28"/>
        </w:rPr>
        <w:t> (pp. </w:t>
      </w:r>
      <w:r w:rsidRPr="00170E24">
        <w:rPr>
          <w:rFonts w:ascii="Georgia" w:eastAsia="Times New Roman" w:hAnsi="Georgia" w:cs="Times New Roman"/>
          <w:color w:val="FF3300"/>
          <w:sz w:val="28"/>
          <w:szCs w:val="28"/>
        </w:rPr>
        <w:t>44</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88</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ADC400"/>
          <w:sz w:val="28"/>
          <w:szCs w:val="28"/>
        </w:rPr>
        <w:t>Princeton, NJ</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80C0"/>
          <w:sz w:val="28"/>
          <w:szCs w:val="28"/>
        </w:rPr>
        <w:t>Princeton University Press</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Abbott</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K. W.</w:t>
      </w:r>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008B8B"/>
          <w:sz w:val="28"/>
          <w:szCs w:val="28"/>
        </w:rPr>
        <w:t>Snidal</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D.</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2010</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International regulation without international government: Improving IO performance through orchestration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Review of International Organizations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5</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315</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344</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proofErr w:type="spellStart"/>
      <w:r w:rsidRPr="00170E24">
        <w:rPr>
          <w:rFonts w:ascii="Georgia" w:eastAsia="Times New Roman" w:hAnsi="Georgia" w:cs="Times New Roman"/>
          <w:color w:val="008B8B"/>
          <w:sz w:val="28"/>
          <w:szCs w:val="28"/>
        </w:rPr>
        <w:t>Abderrazak</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C.</w:t>
      </w:r>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008B8B"/>
          <w:sz w:val="28"/>
          <w:szCs w:val="28"/>
        </w:rPr>
        <w:t>Youssef</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A. B.</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2009</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Multiplicity of eco-labels, competition, and the environment</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Journal of Agricultural &amp; Food Industrial Organization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7</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CC0000"/>
          <w:sz w:val="28"/>
          <w:szCs w:val="28"/>
        </w:rPr>
        <w:t>2</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1</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22</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Atkinson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L.</w:t>
      </w:r>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008B8B"/>
          <w:sz w:val="28"/>
          <w:szCs w:val="28"/>
        </w:rPr>
        <w:t>Rosenthal</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2014</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Signaling the green sell: The inﬂuence of eco-label source, argument speciﬁcity, and product involvement on consumer trust</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Journal of Advertising</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43</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33</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45</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Auld</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G.</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2014</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Constructing private governance: The rise and evolution of forest, coﬀee, and ﬁsheries certiﬁcation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ADC400"/>
          <w:sz w:val="28"/>
          <w:szCs w:val="28"/>
        </w:rPr>
        <w:t>New Haven, CT</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80C0"/>
          <w:sz w:val="28"/>
          <w:szCs w:val="28"/>
        </w:rPr>
        <w:t>Yale University Press</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Bartley</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T.</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2003</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Certifying forests and factories: States, social movements, and the rise of private regulation in the apparel and forest products fields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Politics &amp; Society</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31</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433</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464</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Bartley</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T.</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2007</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Institutional emergence in an era of globalization: The rise of transnational private regulation of labor and environmental conditions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American Journal of Sociology</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113</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297</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351</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Baumgartner</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F. R.</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2002</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Positive and negative feedback in politics</w:t>
      </w:r>
      <w:r w:rsidRPr="00170E24">
        <w:rPr>
          <w:rFonts w:ascii="Georgia" w:eastAsia="Times New Roman" w:hAnsi="Georgia" w:cs="Times New Roman"/>
          <w:color w:val="000000"/>
          <w:sz w:val="28"/>
          <w:szCs w:val="28"/>
        </w:rPr>
        <w:t>. In </w:t>
      </w:r>
      <w:r w:rsidRPr="00170E24">
        <w:rPr>
          <w:rFonts w:ascii="Georgia" w:eastAsia="Times New Roman" w:hAnsi="Georgia" w:cs="Times New Roman"/>
          <w:color w:val="FF1493"/>
          <w:sz w:val="28"/>
          <w:szCs w:val="28"/>
        </w:rPr>
        <w:t>F. R.</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8B8B"/>
          <w:sz w:val="28"/>
          <w:szCs w:val="28"/>
        </w:rPr>
        <w:t>Baumgartner</w:t>
      </w:r>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FF1493"/>
          <w:sz w:val="28"/>
          <w:szCs w:val="28"/>
        </w:rPr>
        <w:t>B. D.</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8B8B"/>
          <w:sz w:val="28"/>
          <w:szCs w:val="28"/>
        </w:rPr>
        <w:t>Jones</w:t>
      </w:r>
      <w:r w:rsidRPr="00170E24">
        <w:rPr>
          <w:rFonts w:ascii="Georgia" w:eastAsia="Times New Roman" w:hAnsi="Georgia" w:cs="Times New Roman"/>
          <w:color w:val="000000"/>
          <w:sz w:val="28"/>
          <w:szCs w:val="28"/>
        </w:rPr>
        <w:t> (Eds.), </w:t>
      </w:r>
      <w:r w:rsidRPr="00170E24">
        <w:rPr>
          <w:rFonts w:ascii="Georgia" w:eastAsia="Times New Roman" w:hAnsi="Georgia" w:cs="Times New Roman"/>
          <w:color w:val="00008B"/>
          <w:sz w:val="28"/>
          <w:szCs w:val="28"/>
        </w:rPr>
        <w:t>Policy dynamics</w:t>
      </w:r>
      <w:r w:rsidRPr="00170E24">
        <w:rPr>
          <w:rFonts w:ascii="Georgia" w:eastAsia="Times New Roman" w:hAnsi="Georgia" w:cs="Times New Roman"/>
          <w:color w:val="000000"/>
          <w:sz w:val="28"/>
          <w:szCs w:val="28"/>
        </w:rPr>
        <w:t> (pp. </w:t>
      </w:r>
      <w:r w:rsidRPr="00170E24">
        <w:rPr>
          <w:rFonts w:ascii="Georgia" w:eastAsia="Times New Roman" w:hAnsi="Georgia" w:cs="Times New Roman"/>
          <w:color w:val="FF3300"/>
          <w:sz w:val="28"/>
          <w:szCs w:val="28"/>
        </w:rPr>
        <w:t>3</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28</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ADC400"/>
          <w:sz w:val="28"/>
          <w:szCs w:val="28"/>
        </w:rPr>
        <w:t>Chicago, IL</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80C0"/>
          <w:sz w:val="28"/>
          <w:szCs w:val="28"/>
        </w:rPr>
        <w:t>University of Chicago Press</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Berger</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S.</w:t>
      </w:r>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008B8B"/>
          <w:sz w:val="28"/>
          <w:szCs w:val="28"/>
        </w:rPr>
        <w:t>Dore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R.</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1996</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National diversity and global capitalism</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ADC400"/>
          <w:sz w:val="28"/>
          <w:szCs w:val="28"/>
        </w:rPr>
        <w:t>Ithaca, NY</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80C0"/>
          <w:sz w:val="28"/>
          <w:szCs w:val="28"/>
        </w:rPr>
        <w:t>Cornell University Press</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Bernstein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S.</w:t>
      </w:r>
      <w:r w:rsidRPr="00170E24">
        <w:rPr>
          <w:rFonts w:ascii="Georgia" w:eastAsia="Times New Roman" w:hAnsi="Georgia" w:cs="Times New Roman"/>
          <w:color w:val="000000"/>
          <w:sz w:val="28"/>
          <w:szCs w:val="28"/>
        </w:rPr>
        <w:t>, &amp; </w:t>
      </w:r>
      <w:proofErr w:type="spellStart"/>
      <w:r w:rsidRPr="00170E24">
        <w:rPr>
          <w:rFonts w:ascii="Georgia" w:eastAsia="Times New Roman" w:hAnsi="Georgia" w:cs="Times New Roman"/>
          <w:color w:val="008B8B"/>
          <w:sz w:val="28"/>
          <w:szCs w:val="28"/>
        </w:rPr>
        <w:t>Cashore</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B.</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2007</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Can non-state global governance be legitimate? An analytical framework</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Regulation and Governance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1</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347</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371</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proofErr w:type="spellStart"/>
      <w:r w:rsidRPr="00170E24">
        <w:rPr>
          <w:rFonts w:ascii="Georgia" w:eastAsia="Times New Roman" w:hAnsi="Georgia" w:cs="Times New Roman"/>
          <w:color w:val="008B8B"/>
          <w:sz w:val="28"/>
          <w:szCs w:val="28"/>
        </w:rPr>
        <w:t>Bodansky</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D.</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1999</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The legitimacy of international governance: A coming challenge for international environmental law?</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American Journal of International Law</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93</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596</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proofErr w:type="spellStart"/>
      <w:r w:rsidRPr="00170E24">
        <w:rPr>
          <w:rFonts w:ascii="Georgia" w:eastAsia="Times New Roman" w:hAnsi="Georgia" w:cs="Times New Roman"/>
          <w:color w:val="008B8B"/>
          <w:sz w:val="28"/>
          <w:szCs w:val="28"/>
        </w:rPr>
        <w:t>Botzem</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S.</w:t>
      </w:r>
      <w:r w:rsidRPr="00170E24">
        <w:rPr>
          <w:rFonts w:ascii="Georgia" w:eastAsia="Times New Roman" w:hAnsi="Georgia" w:cs="Times New Roman"/>
          <w:color w:val="000000"/>
          <w:sz w:val="28"/>
          <w:szCs w:val="28"/>
        </w:rPr>
        <w:t>, &amp; </w:t>
      </w:r>
      <w:proofErr w:type="spellStart"/>
      <w:r w:rsidRPr="00170E24">
        <w:rPr>
          <w:rFonts w:ascii="Georgia" w:eastAsia="Times New Roman" w:hAnsi="Georgia" w:cs="Times New Roman"/>
          <w:color w:val="008B8B"/>
          <w:sz w:val="28"/>
          <w:szCs w:val="28"/>
        </w:rPr>
        <w:t>Dobusch</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L.</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2012</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Standardization cycles: A process perspective on the formation and diﬀusion of transnational standards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Organization Studies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33</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737</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762</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proofErr w:type="spellStart"/>
      <w:r w:rsidRPr="00170E24">
        <w:rPr>
          <w:rFonts w:ascii="Georgia" w:eastAsia="Times New Roman" w:hAnsi="Georgia" w:cs="Times New Roman"/>
          <w:color w:val="008B8B"/>
          <w:sz w:val="28"/>
          <w:szCs w:val="28"/>
        </w:rPr>
        <w:lastRenderedPageBreak/>
        <w:t>Bozzi</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L.</w:t>
      </w:r>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8B8B"/>
          <w:sz w:val="28"/>
          <w:szCs w:val="28"/>
        </w:rPr>
        <w:t>Cashore</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B.</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8B8B"/>
          <w:sz w:val="28"/>
          <w:szCs w:val="28"/>
        </w:rPr>
        <w:t>Levin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K.</w:t>
      </w:r>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008B8B"/>
          <w:sz w:val="28"/>
          <w:szCs w:val="28"/>
        </w:rPr>
        <w:t>McDermott</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C.</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2012</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The role of private voluntary climate programs aﬀecting forests: Assessing their direct and intersecting eﬀects</w:t>
      </w:r>
      <w:r w:rsidRPr="00170E24">
        <w:rPr>
          <w:rFonts w:ascii="Georgia" w:eastAsia="Times New Roman" w:hAnsi="Georgia" w:cs="Times New Roman"/>
          <w:color w:val="000000"/>
          <w:sz w:val="28"/>
          <w:szCs w:val="28"/>
        </w:rPr>
        <w:t>. In </w:t>
      </w:r>
      <w:r w:rsidRPr="00170E24">
        <w:rPr>
          <w:rFonts w:ascii="Georgia" w:eastAsia="Times New Roman" w:hAnsi="Georgia" w:cs="Times New Roman"/>
          <w:color w:val="FF1493"/>
          <w:sz w:val="28"/>
          <w:szCs w:val="28"/>
        </w:rPr>
        <w:t>K.</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8B8B"/>
          <w:sz w:val="28"/>
          <w:szCs w:val="28"/>
        </w:rPr>
        <w:t>Ronit</w:t>
      </w:r>
      <w:r w:rsidRPr="00170E24">
        <w:rPr>
          <w:rFonts w:ascii="Georgia" w:eastAsia="Times New Roman" w:hAnsi="Georgia" w:cs="Times New Roman"/>
          <w:color w:val="000000"/>
          <w:sz w:val="28"/>
          <w:szCs w:val="28"/>
        </w:rPr>
        <w:t> (Ed.), </w:t>
      </w:r>
      <w:r w:rsidRPr="00170E24">
        <w:rPr>
          <w:rFonts w:ascii="Georgia" w:eastAsia="Times New Roman" w:hAnsi="Georgia" w:cs="Times New Roman"/>
          <w:color w:val="00008B"/>
          <w:sz w:val="28"/>
          <w:szCs w:val="28"/>
        </w:rPr>
        <w:t>Business and climate policy: The potentials and pitfalls of private voluntary programs</w:t>
      </w:r>
      <w:r w:rsidRPr="00170E24">
        <w:rPr>
          <w:rFonts w:ascii="Georgia" w:eastAsia="Times New Roman" w:hAnsi="Georgia" w:cs="Times New Roman"/>
          <w:color w:val="000000"/>
          <w:sz w:val="28"/>
          <w:szCs w:val="28"/>
        </w:rPr>
        <w:t> (pp. </w:t>
      </w:r>
      <w:r w:rsidRPr="00170E24">
        <w:rPr>
          <w:rFonts w:ascii="Georgia" w:eastAsia="Times New Roman" w:hAnsi="Georgia" w:cs="Times New Roman"/>
          <w:color w:val="FF3300"/>
          <w:sz w:val="28"/>
          <w:szCs w:val="28"/>
        </w:rPr>
        <w:t>113</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142</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ADC400"/>
          <w:sz w:val="28"/>
          <w:szCs w:val="28"/>
        </w:rPr>
        <w:t>Tokyo, Japan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80C0"/>
          <w:sz w:val="28"/>
          <w:szCs w:val="28"/>
        </w:rPr>
        <w:t>United Nations University Press</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Brunel</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C.</w:t>
      </w:r>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008B8B"/>
          <w:sz w:val="28"/>
          <w:szCs w:val="28"/>
        </w:rPr>
        <w:t>Levinson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A.</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2016</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Measuring the stringency of environmental regulations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Review of Environmental Economics and Policy</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10</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47</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67</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proofErr w:type="spellStart"/>
      <w:r w:rsidRPr="00170E24">
        <w:rPr>
          <w:rFonts w:ascii="Georgia" w:eastAsia="Times New Roman" w:hAnsi="Georgia" w:cs="Times New Roman"/>
          <w:color w:val="008B8B"/>
          <w:sz w:val="28"/>
          <w:szCs w:val="28"/>
        </w:rPr>
        <w:t>Cashore</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B.</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2002</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Legitimacy and the privatization of environmental governance: How non-state market-driven (NSMD) governance systems gain rule-making authority</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Governance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15</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503</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529</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proofErr w:type="spellStart"/>
      <w:r w:rsidRPr="00170E24">
        <w:rPr>
          <w:rFonts w:ascii="Georgia" w:eastAsia="Times New Roman" w:hAnsi="Georgia" w:cs="Times New Roman"/>
          <w:color w:val="008B8B"/>
          <w:sz w:val="28"/>
          <w:szCs w:val="28"/>
        </w:rPr>
        <w:t>Cashore</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B.</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8B8B"/>
          <w:sz w:val="28"/>
          <w:szCs w:val="28"/>
        </w:rPr>
        <w:t>Auld</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G.</w:t>
      </w:r>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008B8B"/>
          <w:sz w:val="28"/>
          <w:szCs w:val="28"/>
        </w:rPr>
        <w:t>Newsom</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D.</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2004</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Governing through markets: Forest certiﬁcation and the emergence of non-state authority</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ADC400"/>
          <w:sz w:val="28"/>
          <w:szCs w:val="28"/>
        </w:rPr>
        <w:t>New Haven, CT</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80C0"/>
          <w:sz w:val="28"/>
          <w:szCs w:val="28"/>
        </w:rPr>
        <w:t>Yale University Press</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proofErr w:type="spellStart"/>
      <w:r w:rsidRPr="00170E24">
        <w:rPr>
          <w:rFonts w:ascii="Georgia" w:eastAsia="Times New Roman" w:hAnsi="Georgia" w:cs="Times New Roman"/>
          <w:color w:val="008B8B"/>
          <w:sz w:val="28"/>
          <w:szCs w:val="28"/>
        </w:rPr>
        <w:t>Cashore</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B.</w:t>
      </w:r>
      <w:r w:rsidRPr="00170E24">
        <w:rPr>
          <w:rFonts w:ascii="Georgia" w:eastAsia="Times New Roman" w:hAnsi="Georgia" w:cs="Times New Roman"/>
          <w:color w:val="000000"/>
          <w:sz w:val="28"/>
          <w:szCs w:val="28"/>
        </w:rPr>
        <w:t>, &amp; </w:t>
      </w:r>
      <w:proofErr w:type="spellStart"/>
      <w:r w:rsidRPr="00170E24">
        <w:rPr>
          <w:rFonts w:ascii="Georgia" w:eastAsia="Times New Roman" w:hAnsi="Georgia" w:cs="Times New Roman"/>
          <w:color w:val="008B8B"/>
          <w:sz w:val="28"/>
          <w:szCs w:val="28"/>
        </w:rPr>
        <w:t>Howlett</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M.</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2007</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Punctuating which equilibrium? Understanding thermostatic policy dynamics in Paciﬁc Northwest Forestry</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American Journal of Political Science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51</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532</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551</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proofErr w:type="spellStart"/>
      <w:r w:rsidRPr="00170E24">
        <w:rPr>
          <w:rFonts w:ascii="Georgia" w:eastAsia="Times New Roman" w:hAnsi="Georgia" w:cs="Times New Roman"/>
          <w:color w:val="008B8B"/>
          <w:sz w:val="28"/>
          <w:szCs w:val="28"/>
        </w:rPr>
        <w:t>Darnall</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8B8B"/>
          <w:sz w:val="28"/>
          <w:szCs w:val="28"/>
        </w:rPr>
        <w:t>Potoski</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M.</w:t>
      </w:r>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008B8B"/>
          <w:sz w:val="28"/>
          <w:szCs w:val="28"/>
        </w:rPr>
        <w:t>Prakash</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A.</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2010</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Sponsorship matters: Assessing business participation in government-and industry-sponsored voluntary environmental programs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Journal of Public Administration Research and Theory</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20</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283</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307</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DeLeon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P.</w:t>
      </w:r>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008B8B"/>
          <w:sz w:val="28"/>
          <w:szCs w:val="28"/>
        </w:rPr>
        <w:t>Rivera</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J. 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2009</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Voluntary environmental programs: A policy perspective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ADC400"/>
          <w:sz w:val="28"/>
          <w:szCs w:val="28"/>
        </w:rPr>
        <w:t>Lanham, MD</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80C0"/>
          <w:sz w:val="28"/>
          <w:szCs w:val="28"/>
        </w:rPr>
        <w:t>Lexington Books</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Delmas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M.</w:t>
      </w:r>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008B8B"/>
          <w:sz w:val="28"/>
          <w:szCs w:val="28"/>
        </w:rPr>
        <w:t>Montiel</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I.</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2008</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The diﬀusion of voluntary international management standards: Responsible care, ISO 9000, and ISO 14001 in the chemical industry</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Policy Studies Journal</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36</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65</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93</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proofErr w:type="spellStart"/>
      <w:r w:rsidRPr="00170E24">
        <w:rPr>
          <w:rFonts w:ascii="Georgia" w:eastAsia="Times New Roman" w:hAnsi="Georgia" w:cs="Times New Roman"/>
          <w:color w:val="008B8B"/>
          <w:sz w:val="28"/>
          <w:szCs w:val="28"/>
        </w:rPr>
        <w:t>Djelic</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M.-L.</w:t>
      </w:r>
      <w:r w:rsidRPr="00170E24">
        <w:rPr>
          <w:rFonts w:ascii="Georgia" w:eastAsia="Times New Roman" w:hAnsi="Georgia" w:cs="Times New Roman"/>
          <w:color w:val="000000"/>
          <w:sz w:val="28"/>
          <w:szCs w:val="28"/>
        </w:rPr>
        <w:t>, &amp; </w:t>
      </w:r>
      <w:proofErr w:type="spellStart"/>
      <w:r w:rsidRPr="00170E24">
        <w:rPr>
          <w:rFonts w:ascii="Georgia" w:eastAsia="Times New Roman" w:hAnsi="Georgia" w:cs="Times New Roman"/>
          <w:color w:val="008B8B"/>
          <w:sz w:val="28"/>
          <w:szCs w:val="28"/>
        </w:rPr>
        <w:t>Etchanchu</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H.</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2017</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Contextualizing corporate political responsibilities: Neoliberal CSR in historical perspective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Journal of Business Ethics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142</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641</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661</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proofErr w:type="spellStart"/>
      <w:r w:rsidRPr="00170E24">
        <w:rPr>
          <w:rFonts w:ascii="Georgia" w:eastAsia="Times New Roman" w:hAnsi="Georgia" w:cs="Times New Roman"/>
          <w:color w:val="008B8B"/>
          <w:sz w:val="28"/>
          <w:szCs w:val="28"/>
        </w:rPr>
        <w:t>Eberlein</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B.</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8B8B"/>
          <w:sz w:val="28"/>
          <w:szCs w:val="28"/>
        </w:rPr>
        <w:t>Abbott</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K. W.</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8B8B"/>
          <w:sz w:val="28"/>
          <w:szCs w:val="28"/>
        </w:rPr>
        <w:t>Black</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J.</w:t>
      </w:r>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8B8B"/>
          <w:sz w:val="28"/>
          <w:szCs w:val="28"/>
        </w:rPr>
        <w:t>Meidinger</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E.</w:t>
      </w:r>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008B8B"/>
          <w:sz w:val="28"/>
          <w:szCs w:val="28"/>
        </w:rPr>
        <w:t>Wood</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2014</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Transnational business governance interactions: Conceptualization and framework for analysis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Regulation &amp; Governance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8</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1</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21</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Fischer</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C.</w:t>
      </w:r>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008B8B"/>
          <w:sz w:val="28"/>
          <w:szCs w:val="28"/>
        </w:rPr>
        <w:t>Lyon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T. P.</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2014</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Competing environmental labels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Journal of Economics &amp; Management Strategy</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23</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692</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716</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proofErr w:type="spellStart"/>
      <w:r w:rsidRPr="00170E24">
        <w:rPr>
          <w:rFonts w:ascii="Georgia" w:eastAsia="Times New Roman" w:hAnsi="Georgia" w:cs="Times New Roman"/>
          <w:color w:val="008B8B"/>
          <w:sz w:val="28"/>
          <w:szCs w:val="28"/>
        </w:rPr>
        <w:lastRenderedPageBreak/>
        <w:t>Fransen</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L.</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2011</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Why do private governance organizations not converge? A political-institutional analysis of transnational labor standards regulation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Governance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24</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359</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387</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García-Montiel</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8B8B"/>
          <w:sz w:val="28"/>
          <w:szCs w:val="28"/>
        </w:rPr>
        <w:t>Cubbage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F.</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8B8B"/>
          <w:sz w:val="28"/>
          <w:szCs w:val="28"/>
        </w:rPr>
        <w:t>Rojo-Alboreca</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A.</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8B8B"/>
          <w:sz w:val="28"/>
          <w:szCs w:val="28"/>
        </w:rPr>
        <w:t>Lujan-Álvarez</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C.</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8B8B"/>
          <w:sz w:val="28"/>
          <w:szCs w:val="28"/>
        </w:rPr>
        <w:t>Montiel-Antuna</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E.</w:t>
      </w:r>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008B8B"/>
          <w:sz w:val="28"/>
          <w:szCs w:val="28"/>
        </w:rPr>
        <w:t>Corral-Rivas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J.</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2017</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An analysis of non-state and state approaches for forest certiﬁcation in Mexico</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Forests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8</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290</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proofErr w:type="spellStart"/>
      <w:r w:rsidRPr="00170E24">
        <w:rPr>
          <w:rFonts w:ascii="Georgia" w:eastAsia="Times New Roman" w:hAnsi="Georgia" w:cs="Times New Roman"/>
          <w:color w:val="008B8B"/>
          <w:sz w:val="28"/>
          <w:szCs w:val="28"/>
        </w:rPr>
        <w:t>Grabosky</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P.</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2013</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Beyond responsive regulation: The expanding role of non-state actors in the regulatory process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Regulation &amp; Governance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7</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114</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123</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Green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J. F.</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2013</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Rethinking private authority: Agents and entrepreneurs in global environmental governance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ADC400"/>
          <w:sz w:val="28"/>
          <w:szCs w:val="28"/>
        </w:rPr>
        <w:t>Princeton, NJ</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80C0"/>
          <w:sz w:val="28"/>
          <w:szCs w:val="28"/>
        </w:rPr>
        <w:t>Princeton University Press</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Green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J. F.</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2017</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Blurred lines: Public-private interactions in carbon regulations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International Interactions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43</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103</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128</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Green-Pedersen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C.</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2007</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The dependent variable problem within the study of welfare state retrenchment: Deﬁning the problem and looking for solutions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Journal of Comparative Policy Analysis: Research and Practice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6</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3</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14</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proofErr w:type="spellStart"/>
      <w:r w:rsidRPr="00170E24">
        <w:rPr>
          <w:rFonts w:ascii="Georgia" w:eastAsia="Times New Roman" w:hAnsi="Georgia" w:cs="Times New Roman"/>
          <w:color w:val="008B8B"/>
          <w:sz w:val="28"/>
          <w:szCs w:val="28"/>
        </w:rPr>
        <w:t>Gulbrandsen</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L. H.</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2004</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Overlapping public and private governance: Can forest certiﬁcation fill the gaps in the global forest regime?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Global Environmental Politics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4</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CC0000"/>
          <w:sz w:val="28"/>
          <w:szCs w:val="28"/>
        </w:rPr>
        <w:t>2</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75</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99</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proofErr w:type="spellStart"/>
      <w:r w:rsidRPr="00170E24">
        <w:rPr>
          <w:rFonts w:ascii="Georgia" w:eastAsia="Times New Roman" w:hAnsi="Georgia" w:cs="Times New Roman"/>
          <w:color w:val="008B8B"/>
          <w:sz w:val="28"/>
          <w:szCs w:val="28"/>
        </w:rPr>
        <w:t>Gulbrandsen</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L. H.</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2014</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Dynamic governance interactions: Evolutionary eﬀects of state responses to non-state certiﬁcation programs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Regulation &amp; Governance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8</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74</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92</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Hall</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P. A.</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1993</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Policy paradigms, social learning, and the state: The case of economic policymaking in Britain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Comparative Politics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25</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275</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Hansen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8B8B"/>
          <w:sz w:val="28"/>
          <w:szCs w:val="28"/>
        </w:rPr>
        <w:t>Fletcher</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R.</w:t>
      </w:r>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8B8B"/>
          <w:sz w:val="28"/>
          <w:szCs w:val="28"/>
        </w:rPr>
        <w:t>Cashore</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B.</w:t>
      </w:r>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008B8B"/>
          <w:sz w:val="28"/>
          <w:szCs w:val="28"/>
        </w:rPr>
        <w:t>McDermott</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C.</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2006</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Forest certiﬁcation in North America</w:t>
      </w:r>
      <w:r w:rsidRPr="00170E24">
        <w:rPr>
          <w:rFonts w:ascii="Georgia" w:eastAsia="Times New Roman" w:hAnsi="Georgia" w:cs="Times New Roman"/>
          <w:color w:val="000000"/>
          <w:sz w:val="28"/>
          <w:szCs w:val="28"/>
        </w:rPr>
        <w:t> (Technical report). </w:t>
      </w:r>
      <w:r w:rsidRPr="00170E24">
        <w:rPr>
          <w:rFonts w:ascii="Georgia" w:eastAsia="Times New Roman" w:hAnsi="Georgia" w:cs="Times New Roman"/>
          <w:color w:val="ADC400"/>
          <w:sz w:val="28"/>
          <w:szCs w:val="28"/>
        </w:rPr>
        <w:t>Corvallis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80C0"/>
          <w:sz w:val="28"/>
          <w:szCs w:val="28"/>
        </w:rPr>
        <w:t>Oregon State University Extension Service</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Hassel</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A.</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2008</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The evolution of a global labor governance regime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Governance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21</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231</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251</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proofErr w:type="spellStart"/>
      <w:r w:rsidRPr="00170E24">
        <w:rPr>
          <w:rFonts w:ascii="Georgia" w:eastAsia="Times New Roman" w:hAnsi="Georgia" w:cs="Times New Roman"/>
          <w:color w:val="008B8B"/>
          <w:sz w:val="28"/>
          <w:szCs w:val="28"/>
        </w:rPr>
        <w:t>Heyes</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A.</w:t>
      </w:r>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008B8B"/>
          <w:sz w:val="28"/>
          <w:szCs w:val="28"/>
        </w:rPr>
        <w:t>Martin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2017</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Social labeling by competing NGOs: A model with multiple issues and entry</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Management Science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63</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1800</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1813</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lastRenderedPageBreak/>
        <w:t>Howard-Grenville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J.</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8B8B"/>
          <w:sz w:val="28"/>
          <w:szCs w:val="28"/>
        </w:rPr>
        <w:t>Nash</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J.</w:t>
      </w:r>
      <w:r w:rsidRPr="00170E24">
        <w:rPr>
          <w:rFonts w:ascii="Georgia" w:eastAsia="Times New Roman" w:hAnsi="Georgia" w:cs="Times New Roman"/>
          <w:color w:val="000000"/>
          <w:sz w:val="28"/>
          <w:szCs w:val="28"/>
        </w:rPr>
        <w:t>, &amp; </w:t>
      </w:r>
      <w:proofErr w:type="spellStart"/>
      <w:r w:rsidRPr="00170E24">
        <w:rPr>
          <w:rFonts w:ascii="Georgia" w:eastAsia="Times New Roman" w:hAnsi="Georgia" w:cs="Times New Roman"/>
          <w:color w:val="008B8B"/>
          <w:sz w:val="28"/>
          <w:szCs w:val="28"/>
        </w:rPr>
        <w:t>Coglianese</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C.</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2008</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Constructing the license to operate: Internal factors and their inﬂuence on corporate environmental decisions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Law &amp; Policy</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30</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73</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107</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proofErr w:type="spellStart"/>
      <w:r w:rsidRPr="00170E24">
        <w:rPr>
          <w:rFonts w:ascii="Georgia" w:eastAsia="Times New Roman" w:hAnsi="Georgia" w:cs="Times New Roman"/>
          <w:color w:val="008B8B"/>
          <w:sz w:val="28"/>
          <w:szCs w:val="28"/>
        </w:rPr>
        <w:t>Howlett</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M.</w:t>
      </w:r>
      <w:r w:rsidRPr="00170E24">
        <w:rPr>
          <w:rFonts w:ascii="Georgia" w:eastAsia="Times New Roman" w:hAnsi="Georgia" w:cs="Times New Roman"/>
          <w:color w:val="000000"/>
          <w:sz w:val="28"/>
          <w:szCs w:val="28"/>
        </w:rPr>
        <w:t>, &amp; </w:t>
      </w:r>
      <w:proofErr w:type="spellStart"/>
      <w:r w:rsidRPr="00170E24">
        <w:rPr>
          <w:rFonts w:ascii="Georgia" w:eastAsia="Times New Roman" w:hAnsi="Georgia" w:cs="Times New Roman"/>
          <w:color w:val="008B8B"/>
          <w:sz w:val="28"/>
          <w:szCs w:val="28"/>
        </w:rPr>
        <w:t>Cashore</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B.</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2007</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Re-visiting the new orthodoxy of policy dynamics: The dependent variable and re-aggregation problems in the study of policy change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Canadian Political Science Review</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1</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CC0000"/>
          <w:sz w:val="28"/>
          <w:szCs w:val="28"/>
        </w:rPr>
        <w:t>2</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1</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14</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proofErr w:type="spellStart"/>
      <w:r w:rsidRPr="00170E24">
        <w:rPr>
          <w:rFonts w:ascii="Georgia" w:eastAsia="Times New Roman" w:hAnsi="Georgia" w:cs="Times New Roman"/>
          <w:color w:val="008B8B"/>
          <w:sz w:val="28"/>
          <w:szCs w:val="28"/>
        </w:rPr>
        <w:t>Howlett</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M.</w:t>
      </w:r>
      <w:r w:rsidRPr="00170E24">
        <w:rPr>
          <w:rFonts w:ascii="Georgia" w:eastAsia="Times New Roman" w:hAnsi="Georgia" w:cs="Times New Roman"/>
          <w:color w:val="000000"/>
          <w:sz w:val="28"/>
          <w:szCs w:val="28"/>
        </w:rPr>
        <w:t>, &amp; </w:t>
      </w:r>
      <w:proofErr w:type="spellStart"/>
      <w:r w:rsidRPr="00170E24">
        <w:rPr>
          <w:rFonts w:ascii="Georgia" w:eastAsia="Times New Roman" w:hAnsi="Georgia" w:cs="Times New Roman"/>
          <w:color w:val="008B8B"/>
          <w:sz w:val="28"/>
          <w:szCs w:val="28"/>
        </w:rPr>
        <w:t>Cashore</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B.</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2014</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Conceptualizing public policy</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Comparative policy studies: Conceptual and methodological challenges</w:t>
      </w:r>
      <w:r w:rsidRPr="00170E24">
        <w:rPr>
          <w:rFonts w:ascii="Georgia" w:eastAsia="Times New Roman" w:hAnsi="Georgia" w:cs="Times New Roman"/>
          <w:color w:val="000000"/>
          <w:sz w:val="28"/>
          <w:szCs w:val="28"/>
        </w:rPr>
        <w:t> (pp. </w:t>
      </w:r>
      <w:r w:rsidRPr="00170E24">
        <w:rPr>
          <w:rFonts w:ascii="Georgia" w:eastAsia="Times New Roman" w:hAnsi="Georgia" w:cs="Times New Roman"/>
          <w:color w:val="FF3300"/>
          <w:sz w:val="28"/>
          <w:szCs w:val="28"/>
        </w:rPr>
        <w:t>17</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33</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ADC400"/>
          <w:sz w:val="28"/>
          <w:szCs w:val="28"/>
        </w:rPr>
        <w:t>London, England</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80C0"/>
          <w:sz w:val="28"/>
          <w:szCs w:val="28"/>
        </w:rPr>
        <w:t>Palgrave Macmillan</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Hsueh</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L.</w:t>
      </w:r>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008B8B"/>
          <w:sz w:val="28"/>
          <w:szCs w:val="28"/>
        </w:rPr>
        <w:t>Prakash</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A.</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2012</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Incentivizing self-regulation: Federal vs. state-level voluntary programs in US climate change policies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Regulation &amp; Governance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6</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445</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473</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Hudson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I.</w:t>
      </w:r>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008B8B"/>
          <w:sz w:val="28"/>
          <w:szCs w:val="28"/>
        </w:rPr>
        <w:t>Hudson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M.</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2003</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Removing the veil? Commodity fetishism, fair trade, and the environment</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Organization &amp; Environment</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16</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413</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430</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Judge-Lord</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D.</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2013</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Mechanisms of policy feedback: Interactions among regulations and public investments in US farm and forest politics</w:t>
      </w:r>
      <w:r w:rsidRPr="00170E24">
        <w:rPr>
          <w:rFonts w:ascii="Georgia" w:eastAsia="Times New Roman" w:hAnsi="Georgia" w:cs="Times New Roman"/>
          <w:color w:val="000000"/>
          <w:sz w:val="28"/>
          <w:szCs w:val="28"/>
        </w:rPr>
        <w:t> (Unpublished master’s thesis). </w:t>
      </w:r>
      <w:r w:rsidRPr="00170E24">
        <w:rPr>
          <w:rFonts w:ascii="Georgia" w:eastAsia="Times New Roman" w:hAnsi="Georgia" w:cs="Times New Roman"/>
          <w:color w:val="FF80C0"/>
          <w:sz w:val="28"/>
          <w:szCs w:val="28"/>
        </w:rPr>
        <w:t>Yale University</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ADC400"/>
          <w:sz w:val="28"/>
          <w:szCs w:val="28"/>
        </w:rPr>
        <w:t>New Haven, CT</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proofErr w:type="spellStart"/>
      <w:r w:rsidRPr="00170E24">
        <w:rPr>
          <w:rFonts w:ascii="Georgia" w:eastAsia="Times New Roman" w:hAnsi="Georgia" w:cs="Times New Roman"/>
          <w:color w:val="008B8B"/>
          <w:sz w:val="28"/>
          <w:szCs w:val="28"/>
        </w:rPr>
        <w:t>Kollman</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K.</w:t>
      </w:r>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008B8B"/>
          <w:sz w:val="28"/>
          <w:szCs w:val="28"/>
        </w:rPr>
        <w:t>Prakash</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A.</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2001</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Green by choice? Cross-national variations in firms’ responses to EMS-based environmental regimes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World Politics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53</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399</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430</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proofErr w:type="spellStart"/>
      <w:r w:rsidRPr="00170E24">
        <w:rPr>
          <w:rFonts w:ascii="Georgia" w:eastAsia="Times New Roman" w:hAnsi="Georgia" w:cs="Times New Roman"/>
          <w:color w:val="008B8B"/>
          <w:sz w:val="28"/>
          <w:szCs w:val="28"/>
        </w:rPr>
        <w:t>LeBaron</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G.</w:t>
      </w:r>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008B8B"/>
          <w:sz w:val="28"/>
          <w:szCs w:val="28"/>
        </w:rPr>
        <w:t>Burgoon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B.</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2018</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996633"/>
          <w:sz w:val="28"/>
          <w:szCs w:val="28"/>
        </w:rPr>
        <w:t>November</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Explaining patterns of labor protection and exploitation in the global tea supply chain: Evidence from India</w:t>
      </w:r>
      <w:r w:rsidRPr="00170E24">
        <w:rPr>
          <w:rFonts w:ascii="Georgia" w:eastAsia="Times New Roman" w:hAnsi="Georgia" w:cs="Times New Roman"/>
          <w:color w:val="000000"/>
          <w:sz w:val="28"/>
          <w:szCs w:val="28"/>
        </w:rPr>
        <w:t>. GPE </w:t>
      </w:r>
      <w:r w:rsidRPr="00170E24">
        <w:rPr>
          <w:rFonts w:ascii="Georgia" w:eastAsia="Times New Roman" w:hAnsi="Georgia" w:cs="Times New Roman"/>
          <w:color w:val="FF80C0"/>
          <w:sz w:val="28"/>
          <w:szCs w:val="28"/>
        </w:rPr>
        <w:t xml:space="preserve">Seminar with Genevieve </w:t>
      </w:r>
      <w:proofErr w:type="spellStart"/>
      <w:r w:rsidRPr="00170E24">
        <w:rPr>
          <w:rFonts w:ascii="Georgia" w:eastAsia="Times New Roman" w:hAnsi="Georgia" w:cs="Times New Roman"/>
          <w:color w:val="FF80C0"/>
          <w:sz w:val="28"/>
          <w:szCs w:val="28"/>
        </w:rPr>
        <w:t>LeBaron</w:t>
      </w:r>
      <w:proofErr w:type="spellEnd"/>
      <w:r w:rsidRPr="00170E24">
        <w:rPr>
          <w:rFonts w:ascii="Georgia" w:eastAsia="Times New Roman" w:hAnsi="Georgia" w:cs="Times New Roman"/>
          <w:color w:val="FF80C0"/>
          <w:sz w:val="28"/>
          <w:szCs w:val="28"/>
        </w:rPr>
        <w:t xml:space="preserve"> at the University of Manchester</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ADC400"/>
          <w:sz w:val="28"/>
          <w:szCs w:val="28"/>
        </w:rPr>
        <w:t>Oxford, England</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Li</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Y.</w:t>
      </w:r>
      <w:r w:rsidRPr="00170E24">
        <w:rPr>
          <w:rFonts w:ascii="Georgia" w:eastAsia="Times New Roman" w:hAnsi="Georgia" w:cs="Times New Roman"/>
          <w:color w:val="000000"/>
          <w:sz w:val="28"/>
          <w:szCs w:val="28"/>
        </w:rPr>
        <w:t>, &amp; </w:t>
      </w:r>
      <w:proofErr w:type="spellStart"/>
      <w:proofErr w:type="gramStart"/>
      <w:r w:rsidRPr="00170E24">
        <w:rPr>
          <w:rFonts w:ascii="Georgia" w:eastAsia="Times New Roman" w:hAnsi="Georgia" w:cs="Times New Roman"/>
          <w:color w:val="008B8B"/>
          <w:sz w:val="28"/>
          <w:szCs w:val="28"/>
        </w:rPr>
        <w:t>van‘</w:t>
      </w:r>
      <w:proofErr w:type="gramEnd"/>
      <w:r w:rsidRPr="00170E24">
        <w:rPr>
          <w:rFonts w:ascii="Georgia" w:eastAsia="Times New Roman" w:hAnsi="Georgia" w:cs="Times New Roman"/>
          <w:color w:val="008B8B"/>
          <w:sz w:val="28"/>
          <w:szCs w:val="28"/>
        </w:rPr>
        <w:t>t</w:t>
      </w:r>
      <w:proofErr w:type="spellEnd"/>
      <w:r w:rsidRPr="00170E24">
        <w:rPr>
          <w:rFonts w:ascii="Georgia" w:eastAsia="Times New Roman" w:hAnsi="Georgia" w:cs="Times New Roman"/>
          <w:color w:val="008B8B"/>
          <w:sz w:val="28"/>
          <w:szCs w:val="28"/>
        </w:rPr>
        <w:t xml:space="preserve"> Veld</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K.</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2015</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Green, greener, greenest: Eco-label gradation and competition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Journal of Environmental Economics and Management</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72</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164</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176</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proofErr w:type="spellStart"/>
      <w:r w:rsidRPr="00170E24">
        <w:rPr>
          <w:rFonts w:ascii="Georgia" w:eastAsia="Times New Roman" w:hAnsi="Georgia" w:cs="Times New Roman"/>
          <w:color w:val="008B8B"/>
          <w:sz w:val="28"/>
          <w:szCs w:val="28"/>
        </w:rPr>
        <w:t>Loconto</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A.</w:t>
      </w:r>
      <w:r w:rsidRPr="00170E24">
        <w:rPr>
          <w:rFonts w:ascii="Georgia" w:eastAsia="Times New Roman" w:hAnsi="Georgia" w:cs="Times New Roman"/>
          <w:color w:val="000000"/>
          <w:sz w:val="28"/>
          <w:szCs w:val="28"/>
        </w:rPr>
        <w:t>, &amp; </w:t>
      </w:r>
      <w:proofErr w:type="spellStart"/>
      <w:r w:rsidRPr="00170E24">
        <w:rPr>
          <w:rFonts w:ascii="Georgia" w:eastAsia="Times New Roman" w:hAnsi="Georgia" w:cs="Times New Roman"/>
          <w:color w:val="008B8B"/>
          <w:sz w:val="28"/>
          <w:szCs w:val="28"/>
        </w:rPr>
        <w:t>Fouilleux</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2014</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Politics of private regulation: ISEAL and the shaping of transnational sustainability governance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Regulation &amp; Governance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8</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166</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185</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Lyon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T. P.</w:t>
      </w:r>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008B8B"/>
          <w:sz w:val="28"/>
          <w:szCs w:val="28"/>
        </w:rPr>
        <w:t>Maxwell</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J. W.</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2008</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Corporate social responsibility and the environment: A theoretical perspective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Review of Environmental Economics and Policy</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2</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240</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260</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lastRenderedPageBreak/>
        <w:t>Maxwell</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J. W.</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8B8B"/>
          <w:sz w:val="28"/>
          <w:szCs w:val="28"/>
        </w:rPr>
        <w:t>Lyon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T. P.</w:t>
      </w:r>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008B8B"/>
          <w:sz w:val="28"/>
          <w:szCs w:val="28"/>
        </w:rPr>
        <w:t>Hackett</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S. C.</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2000</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Self-regulation and social welfare: The political economy of corporate environmentalism</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Journal of Law and Economics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43</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583</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618</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McDermott</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C.</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2012</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Trust, legitimacy and power in forest certiﬁcation: A case study of the FSC in British Columbia</w:t>
      </w:r>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008B"/>
          <w:sz w:val="28"/>
          <w:szCs w:val="28"/>
        </w:rPr>
        <w:t>Geoforum</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43</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643</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644</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McDermott</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C.</w:t>
      </w:r>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8B8B"/>
          <w:sz w:val="28"/>
          <w:szCs w:val="28"/>
        </w:rPr>
        <w:t>Cashore</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B.</w:t>
      </w:r>
      <w:r w:rsidRPr="00170E24">
        <w:rPr>
          <w:rFonts w:ascii="Georgia" w:eastAsia="Times New Roman" w:hAnsi="Georgia" w:cs="Times New Roman"/>
          <w:color w:val="000000"/>
          <w:sz w:val="28"/>
          <w:szCs w:val="28"/>
        </w:rPr>
        <w:t>, &amp; </w:t>
      </w:r>
      <w:proofErr w:type="spellStart"/>
      <w:r w:rsidRPr="00170E24">
        <w:rPr>
          <w:rFonts w:ascii="Georgia" w:eastAsia="Times New Roman" w:hAnsi="Georgia" w:cs="Times New Roman"/>
          <w:color w:val="008B8B"/>
          <w:sz w:val="28"/>
          <w:szCs w:val="28"/>
        </w:rPr>
        <w:t>Kanowski</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P.</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2010</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Global environmental forest policies: An international comparison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ADC400"/>
          <w:sz w:val="28"/>
          <w:szCs w:val="28"/>
        </w:rPr>
        <w:t>London, England</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80C0"/>
          <w:sz w:val="28"/>
          <w:szCs w:val="28"/>
        </w:rPr>
        <w:t>Earthscan</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proofErr w:type="spellStart"/>
      <w:r w:rsidRPr="00170E24">
        <w:rPr>
          <w:rFonts w:ascii="Georgia" w:eastAsia="Times New Roman" w:hAnsi="Georgia" w:cs="Times New Roman"/>
          <w:color w:val="008B8B"/>
          <w:sz w:val="28"/>
          <w:szCs w:val="28"/>
        </w:rPr>
        <w:t>Meidinger</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2003</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Forest certiﬁcation as environmental law making by global civil society</w:t>
      </w:r>
      <w:r w:rsidRPr="00170E24">
        <w:rPr>
          <w:rFonts w:ascii="Georgia" w:eastAsia="Times New Roman" w:hAnsi="Georgia" w:cs="Times New Roman"/>
          <w:color w:val="000000"/>
          <w:sz w:val="28"/>
          <w:szCs w:val="28"/>
        </w:rPr>
        <w:t>. In </w:t>
      </w:r>
      <w:r w:rsidRPr="00170E24">
        <w:rPr>
          <w:rFonts w:ascii="Georgia" w:eastAsia="Times New Roman" w:hAnsi="Georgia" w:cs="Times New Roman"/>
          <w:color w:val="FF1493"/>
          <w:sz w:val="28"/>
          <w:szCs w:val="28"/>
        </w:rPr>
        <w:t>E.</w:t>
      </w:r>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8B8B"/>
          <w:sz w:val="28"/>
          <w:szCs w:val="28"/>
        </w:rPr>
        <w:t>Meidinger</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C.</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8B8B"/>
          <w:sz w:val="28"/>
          <w:szCs w:val="28"/>
        </w:rPr>
        <w:t>Elliott</w:t>
      </w:r>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FF1493"/>
          <w:sz w:val="28"/>
          <w:szCs w:val="28"/>
        </w:rPr>
        <w:t>G.</w:t>
      </w:r>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8B8B"/>
          <w:sz w:val="28"/>
          <w:szCs w:val="28"/>
        </w:rPr>
        <w:t>Oesten</w:t>
      </w:r>
      <w:proofErr w:type="spellEnd"/>
      <w:r w:rsidRPr="00170E24">
        <w:rPr>
          <w:rFonts w:ascii="Georgia" w:eastAsia="Times New Roman" w:hAnsi="Georgia" w:cs="Times New Roman"/>
          <w:color w:val="000000"/>
          <w:sz w:val="28"/>
          <w:szCs w:val="28"/>
        </w:rPr>
        <w:t> (Eds.), </w:t>
      </w:r>
      <w:r w:rsidRPr="00170E24">
        <w:rPr>
          <w:rFonts w:ascii="Georgia" w:eastAsia="Times New Roman" w:hAnsi="Georgia" w:cs="Times New Roman"/>
          <w:color w:val="00008B"/>
          <w:sz w:val="28"/>
          <w:szCs w:val="28"/>
        </w:rPr>
        <w:t>Social and political dimensions of forest certiﬁcation</w:t>
      </w:r>
      <w:r w:rsidRPr="00170E24">
        <w:rPr>
          <w:rFonts w:ascii="Georgia" w:eastAsia="Times New Roman" w:hAnsi="Georgia" w:cs="Times New Roman"/>
          <w:color w:val="000000"/>
          <w:sz w:val="28"/>
          <w:szCs w:val="28"/>
        </w:rPr>
        <w:t> (pp. </w:t>
      </w:r>
      <w:r w:rsidRPr="00170E24">
        <w:rPr>
          <w:rFonts w:ascii="Georgia" w:eastAsia="Times New Roman" w:hAnsi="Georgia" w:cs="Times New Roman"/>
          <w:color w:val="FF3300"/>
          <w:sz w:val="28"/>
          <w:szCs w:val="28"/>
        </w:rPr>
        <w:t>293</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329</w:t>
      </w:r>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ADC400"/>
          <w:sz w:val="28"/>
          <w:szCs w:val="28"/>
        </w:rPr>
        <w:t>Remagen-Oberwinter</w:t>
      </w:r>
      <w:proofErr w:type="spellEnd"/>
      <w:r w:rsidRPr="00170E24">
        <w:rPr>
          <w:rFonts w:ascii="Georgia" w:eastAsia="Times New Roman" w:hAnsi="Georgia" w:cs="Times New Roman"/>
          <w:color w:val="ADC400"/>
          <w:sz w:val="28"/>
          <w:szCs w:val="28"/>
        </w:rPr>
        <w:t>, Germany</w:t>
      </w:r>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FF80C0"/>
          <w:sz w:val="28"/>
          <w:szCs w:val="28"/>
        </w:rPr>
        <w:t>Forstbuch</w:t>
      </w:r>
      <w:proofErr w:type="spellEnd"/>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Mills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R. W.</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2016</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The interaction of private and public regulatory governance: The case of association-led voluntary aviation safety programs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Policy and Society</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35</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43</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55</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Moore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S. E.</w:t>
      </w:r>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8B8B"/>
          <w:sz w:val="28"/>
          <w:szCs w:val="28"/>
        </w:rPr>
        <w:t>Cubbage</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F.</w:t>
      </w:r>
      <w:r w:rsidRPr="00170E24">
        <w:rPr>
          <w:rFonts w:ascii="Georgia" w:eastAsia="Times New Roman" w:hAnsi="Georgia" w:cs="Times New Roman"/>
          <w:color w:val="000000"/>
          <w:sz w:val="28"/>
          <w:szCs w:val="28"/>
        </w:rPr>
        <w:t>, &amp; </w:t>
      </w:r>
      <w:proofErr w:type="spellStart"/>
      <w:r w:rsidRPr="00170E24">
        <w:rPr>
          <w:rFonts w:ascii="Georgia" w:eastAsia="Times New Roman" w:hAnsi="Georgia" w:cs="Times New Roman"/>
          <w:color w:val="008B8B"/>
          <w:sz w:val="28"/>
          <w:szCs w:val="28"/>
        </w:rPr>
        <w:t>Eicheldinger</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C.</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2012</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Impacts of Forest Stewardship Council (FSC) and Sustainable Forestry Initiative (SFI) forest certiﬁcation in North America</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Journal of Forestry</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110</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79</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88</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Newsom</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D.</w:t>
      </w:r>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008B8B"/>
          <w:sz w:val="28"/>
          <w:szCs w:val="28"/>
        </w:rPr>
        <w:t>Hewitt</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D.</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2005</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 xml:space="preserve">The global impacts of </w:t>
      </w:r>
      <w:proofErr w:type="spellStart"/>
      <w:r w:rsidRPr="00170E24">
        <w:rPr>
          <w:rFonts w:ascii="Georgia" w:eastAsia="Times New Roman" w:hAnsi="Georgia" w:cs="Times New Roman"/>
          <w:color w:val="00008B"/>
          <w:sz w:val="28"/>
          <w:szCs w:val="28"/>
        </w:rPr>
        <w:t>SmartWood</w:t>
      </w:r>
      <w:proofErr w:type="spellEnd"/>
      <w:r w:rsidRPr="00170E24">
        <w:rPr>
          <w:rFonts w:ascii="Georgia" w:eastAsia="Times New Roman" w:hAnsi="Georgia" w:cs="Times New Roman"/>
          <w:color w:val="00008B"/>
          <w:sz w:val="28"/>
          <w:szCs w:val="28"/>
        </w:rPr>
        <w:t xml:space="preserve"> Certiﬁcation</w:t>
      </w:r>
      <w:r w:rsidRPr="00170E24">
        <w:rPr>
          <w:rFonts w:ascii="Georgia" w:eastAsia="Times New Roman" w:hAnsi="Georgia" w:cs="Times New Roman"/>
          <w:color w:val="000000"/>
          <w:sz w:val="28"/>
          <w:szCs w:val="28"/>
        </w:rPr>
        <w:t> (Technical report). </w:t>
      </w:r>
      <w:r w:rsidRPr="00170E24">
        <w:rPr>
          <w:rFonts w:ascii="Georgia" w:eastAsia="Times New Roman" w:hAnsi="Georgia" w:cs="Times New Roman"/>
          <w:color w:val="ADC400"/>
          <w:sz w:val="28"/>
          <w:szCs w:val="28"/>
        </w:rPr>
        <w:t>New York, NY</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80C0"/>
          <w:sz w:val="28"/>
          <w:szCs w:val="28"/>
        </w:rPr>
        <w:t>Rainforest Alliance</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proofErr w:type="spellStart"/>
      <w:r w:rsidRPr="00170E24">
        <w:rPr>
          <w:rFonts w:ascii="Georgia" w:eastAsia="Times New Roman" w:hAnsi="Georgia" w:cs="Times New Roman"/>
          <w:color w:val="008B8B"/>
          <w:sz w:val="28"/>
          <w:szCs w:val="28"/>
        </w:rPr>
        <w:t>Overdevest</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C.</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2005</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Treadmill politics, information politics, and public policy</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Organization &amp; Environment</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18</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72</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90</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proofErr w:type="spellStart"/>
      <w:r w:rsidRPr="00170E24">
        <w:rPr>
          <w:rFonts w:ascii="Georgia" w:eastAsia="Times New Roman" w:hAnsi="Georgia" w:cs="Times New Roman"/>
          <w:color w:val="008B8B"/>
          <w:sz w:val="28"/>
          <w:szCs w:val="28"/>
        </w:rPr>
        <w:t>Overdevest</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C.</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2010</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Comparing forest certiﬁcation schemes: The case of ratcheting standards in the forest sector</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Socio-Economic Review</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8</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47</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76</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proofErr w:type="spellStart"/>
      <w:r w:rsidRPr="00170E24">
        <w:rPr>
          <w:rFonts w:ascii="Georgia" w:eastAsia="Times New Roman" w:hAnsi="Georgia" w:cs="Times New Roman"/>
          <w:color w:val="008B8B"/>
          <w:sz w:val="28"/>
          <w:szCs w:val="28"/>
        </w:rPr>
        <w:t>Overdevest</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C.</w:t>
      </w:r>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008B8B"/>
          <w:sz w:val="28"/>
          <w:szCs w:val="28"/>
        </w:rPr>
        <w:t>Zeitlin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J.</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2014</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Assembling an experimentalist regime: Transnational governance interactions in the forest sector</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Regulation &amp; Governance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8</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22</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48</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proofErr w:type="spellStart"/>
      <w:r w:rsidRPr="00170E24">
        <w:rPr>
          <w:rFonts w:ascii="Georgia" w:eastAsia="Times New Roman" w:hAnsi="Georgia" w:cs="Times New Roman"/>
          <w:color w:val="008B8B"/>
          <w:sz w:val="28"/>
          <w:szCs w:val="28"/>
        </w:rPr>
        <w:t>Poret</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2016</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Label battles: Competition among NGOs as sustainability standard setters</w:t>
      </w:r>
      <w:r w:rsidRPr="00170E24">
        <w:rPr>
          <w:rFonts w:ascii="Georgia" w:eastAsia="Times New Roman" w:hAnsi="Georgia" w:cs="Times New Roman"/>
          <w:color w:val="000000"/>
          <w:sz w:val="28"/>
          <w:szCs w:val="28"/>
        </w:rPr>
        <w:t>. Retrieved from </w:t>
      </w:r>
      <w:hyperlink r:id="rId136" w:history="1">
        <w:r w:rsidRPr="00170E24">
          <w:rPr>
            <w:rFonts w:ascii="Georgia" w:eastAsia="Times New Roman" w:hAnsi="Georgia" w:cs="Times New Roman"/>
            <w:color w:val="0782C1"/>
            <w:sz w:val="28"/>
            <w:szCs w:val="28"/>
            <w:u w:val="single"/>
          </w:rPr>
          <w:t>https://hal.archives-ouvertes.fr/hal-01512229/document</w:t>
        </w:r>
      </w:hyperlink>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Porter</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T.</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2014</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Technical systems and the architecture of transnational business governance interactions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Regulation &amp; Governance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8</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110</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125</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Potoski</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M.</w:t>
      </w:r>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008B8B"/>
          <w:sz w:val="28"/>
          <w:szCs w:val="28"/>
        </w:rPr>
        <w:t>Prakash</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A.</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2005</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Green clubs and voluntary governance: ISO 14001 and ﬁrms’ regulatory compliance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American Journal of Political Science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49</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235</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248</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lastRenderedPageBreak/>
        <w:t>Prado</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A. M.</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2013</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Competition among self-regulatory institutions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Business &amp; Society</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52</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686</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707</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Prakash</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A.</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2000</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Greening of the firm: The politics of corporate environmentalism</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ADC400"/>
          <w:sz w:val="28"/>
          <w:szCs w:val="28"/>
        </w:rPr>
        <w:t>Cambridge, England</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80C0"/>
          <w:sz w:val="28"/>
          <w:szCs w:val="28"/>
        </w:rPr>
        <w:t>Cambridge University Press</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Prakash</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A.</w:t>
      </w:r>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008B8B"/>
          <w:sz w:val="28"/>
          <w:szCs w:val="28"/>
        </w:rPr>
        <w:t>Potoski</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M.</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2007</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Collective action through voluntary environmental programs: A club theory perspective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Policy Studies Journal</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35</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773</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792</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Rodrik</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D.</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8B8B"/>
          <w:sz w:val="28"/>
          <w:szCs w:val="28"/>
        </w:rPr>
        <w:t>Subramanian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A.</w:t>
      </w:r>
      <w:r w:rsidRPr="00170E24">
        <w:rPr>
          <w:rFonts w:ascii="Georgia" w:eastAsia="Times New Roman" w:hAnsi="Georgia" w:cs="Times New Roman"/>
          <w:color w:val="000000"/>
          <w:sz w:val="28"/>
          <w:szCs w:val="28"/>
        </w:rPr>
        <w:t>, &amp; </w:t>
      </w:r>
      <w:proofErr w:type="spellStart"/>
      <w:r w:rsidRPr="00170E24">
        <w:rPr>
          <w:rFonts w:ascii="Georgia" w:eastAsia="Times New Roman" w:hAnsi="Georgia" w:cs="Times New Roman"/>
          <w:color w:val="008B8B"/>
          <w:sz w:val="28"/>
          <w:szCs w:val="28"/>
        </w:rPr>
        <w:t>Trebbi</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F.</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2004</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Institutions rule: The primacy of institutions over geography and integration in economic development</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Journal of Economic Growth</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9</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131</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165</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Schmitz</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E. A.</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8B8B"/>
          <w:sz w:val="28"/>
          <w:szCs w:val="28"/>
        </w:rPr>
        <w:t>Baum</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M.</w:t>
      </w:r>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8B8B"/>
          <w:sz w:val="28"/>
          <w:szCs w:val="28"/>
        </w:rPr>
        <w:t>Huett</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P.</w:t>
      </w:r>
      <w:r w:rsidRPr="00170E24">
        <w:rPr>
          <w:rFonts w:ascii="Georgia" w:eastAsia="Times New Roman" w:hAnsi="Georgia" w:cs="Times New Roman"/>
          <w:color w:val="000000"/>
          <w:sz w:val="28"/>
          <w:szCs w:val="28"/>
        </w:rPr>
        <w:t>, &amp; </w:t>
      </w:r>
      <w:proofErr w:type="spellStart"/>
      <w:r w:rsidRPr="00170E24">
        <w:rPr>
          <w:rFonts w:ascii="Georgia" w:eastAsia="Times New Roman" w:hAnsi="Georgia" w:cs="Times New Roman"/>
          <w:color w:val="008B8B"/>
          <w:sz w:val="28"/>
          <w:szCs w:val="28"/>
        </w:rPr>
        <w:t>Kabst</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R.</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2017</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The contextual role of regulatory stakeholder pressure in proactive environmental strategies: An empirical test of competing theoretical perspectives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Organization &amp; Environment</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32</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281</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308</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Smith</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T. M.</w:t>
      </w:r>
      <w:r w:rsidRPr="00170E24">
        <w:rPr>
          <w:rFonts w:ascii="Georgia" w:eastAsia="Times New Roman" w:hAnsi="Georgia" w:cs="Times New Roman"/>
          <w:color w:val="000000"/>
          <w:sz w:val="28"/>
          <w:szCs w:val="28"/>
        </w:rPr>
        <w:t>, &amp; </w:t>
      </w:r>
      <w:proofErr w:type="spellStart"/>
      <w:r w:rsidRPr="00170E24">
        <w:rPr>
          <w:rFonts w:ascii="Georgia" w:eastAsia="Times New Roman" w:hAnsi="Georgia" w:cs="Times New Roman"/>
          <w:color w:val="008B8B"/>
          <w:sz w:val="28"/>
          <w:szCs w:val="28"/>
        </w:rPr>
        <w:t>Fischlein</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M.</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2010</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Rival private governance networks: Competing to deﬁne the rules of sustainability performance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Global Environmental Change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20</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511</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522</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proofErr w:type="spellStart"/>
      <w:r w:rsidRPr="00170E24">
        <w:rPr>
          <w:rFonts w:ascii="Georgia" w:eastAsia="Times New Roman" w:hAnsi="Georgia" w:cs="Times New Roman"/>
          <w:color w:val="008B8B"/>
          <w:sz w:val="28"/>
          <w:szCs w:val="28"/>
        </w:rPr>
        <w:t>Tigar</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J. 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2017</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Resolute Forest Products, Inc. et al. v. Greenpeace International et al</w:t>
      </w:r>
      <w:r w:rsidRPr="00170E24">
        <w:rPr>
          <w:rFonts w:ascii="Georgia" w:eastAsia="Times New Roman" w:hAnsi="Georgia" w:cs="Times New Roman"/>
          <w:color w:val="000000"/>
          <w:sz w:val="28"/>
          <w:szCs w:val="28"/>
        </w:rPr>
        <w:t>. Retrieved from </w:t>
      </w:r>
      <w:hyperlink r:id="rId137" w:history="1">
        <w:r w:rsidRPr="00170E24">
          <w:rPr>
            <w:rFonts w:ascii="Georgia" w:eastAsia="Times New Roman" w:hAnsi="Georgia" w:cs="Times New Roman"/>
            <w:color w:val="0782C1"/>
            <w:sz w:val="28"/>
            <w:szCs w:val="28"/>
            <w:u w:val="single"/>
          </w:rPr>
          <w:t>https://cases.justia.com/federal/district-courts/california/candce/3:2017cv02824/311874/173/0.pdf?ts=1517246124</w:t>
        </w:r>
      </w:hyperlink>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 xml:space="preserve">van der </w:t>
      </w:r>
      <w:proofErr w:type="spellStart"/>
      <w:r w:rsidRPr="00170E24">
        <w:rPr>
          <w:rFonts w:ascii="Georgia" w:eastAsia="Times New Roman" w:hAnsi="Georgia" w:cs="Times New Roman"/>
          <w:color w:val="008B8B"/>
          <w:sz w:val="28"/>
          <w:szCs w:val="28"/>
        </w:rPr>
        <w:t>Ven</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H</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2015</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Correlates of rigorous and credible transnational governance: A cross-sectoral analysis of best practice compliance in eco-labeling</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Regulation &amp; Governance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9</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276</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293</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 xml:space="preserve">van der </w:t>
      </w:r>
      <w:proofErr w:type="spellStart"/>
      <w:r w:rsidRPr="00170E24">
        <w:rPr>
          <w:rFonts w:ascii="Georgia" w:eastAsia="Times New Roman" w:hAnsi="Georgia" w:cs="Times New Roman"/>
          <w:color w:val="008B8B"/>
          <w:sz w:val="28"/>
          <w:szCs w:val="28"/>
        </w:rPr>
        <w:t>Ven</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H.</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8B8B"/>
          <w:sz w:val="28"/>
          <w:szCs w:val="28"/>
        </w:rPr>
        <w:t>Rothacker</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C.</w:t>
      </w:r>
      <w:r w:rsidRPr="00170E24">
        <w:rPr>
          <w:rFonts w:ascii="Georgia" w:eastAsia="Times New Roman" w:hAnsi="Georgia" w:cs="Times New Roman"/>
          <w:color w:val="000000"/>
          <w:sz w:val="28"/>
          <w:szCs w:val="28"/>
        </w:rPr>
        <w:t>, &amp; </w:t>
      </w:r>
      <w:proofErr w:type="spellStart"/>
      <w:r w:rsidRPr="00170E24">
        <w:rPr>
          <w:rFonts w:ascii="Georgia" w:eastAsia="Times New Roman" w:hAnsi="Georgia" w:cs="Times New Roman"/>
          <w:color w:val="008B8B"/>
          <w:sz w:val="28"/>
          <w:szCs w:val="28"/>
        </w:rPr>
        <w:t>Cashore</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B</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2018</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Do eco-labels prevent deforestation? Lessons from non-state market driven governance in the soy, palm oil, and cocoa sectors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Global Environmental Change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52</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141</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151</w:t>
      </w:r>
      <w:r w:rsidRPr="00170E24">
        <w:rPr>
          <w:rFonts w:ascii="Georgia" w:eastAsia="Times New Roman" w:hAnsi="Georgia" w:cs="Times New Roman"/>
          <w:color w:val="000000"/>
          <w:sz w:val="28"/>
          <w:szCs w:val="28"/>
        </w:rPr>
        <w:t xml:space="preserve">. </w:t>
      </w:r>
      <w:proofErr w:type="gramStart"/>
      <w:r w:rsidRPr="00170E24">
        <w:rPr>
          <w:rFonts w:ascii="Georgia" w:eastAsia="Times New Roman" w:hAnsi="Georgia" w:cs="Times New Roman"/>
          <w:color w:val="000000"/>
          <w:sz w:val="28"/>
          <w:szCs w:val="28"/>
        </w:rPr>
        <w:t>doi:</w:t>
      </w:r>
      <w:r w:rsidRPr="00170E24">
        <w:rPr>
          <w:rFonts w:ascii="Georgia" w:eastAsia="Times New Roman" w:hAnsi="Georgia" w:cs="Times New Roman"/>
          <w:color w:val="800080"/>
          <w:sz w:val="28"/>
          <w:szCs w:val="28"/>
        </w:rPr>
        <w:t>10.1016/j.gloenvcha</w:t>
      </w:r>
      <w:proofErr w:type="gramEnd"/>
      <w:r w:rsidRPr="00170E24">
        <w:rPr>
          <w:rFonts w:ascii="Georgia" w:eastAsia="Times New Roman" w:hAnsi="Georgia" w:cs="Times New Roman"/>
          <w:color w:val="800080"/>
          <w:sz w:val="28"/>
          <w:szCs w:val="28"/>
        </w:rPr>
        <w:t>.2018.07.002</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Vince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J.</w:t>
      </w:r>
      <w:r w:rsidRPr="00170E24">
        <w:rPr>
          <w:rFonts w:ascii="Georgia" w:eastAsia="Times New Roman" w:hAnsi="Georgia" w:cs="Times New Roman"/>
          <w:color w:val="000000"/>
          <w:sz w:val="28"/>
          <w:szCs w:val="28"/>
        </w:rPr>
        <w:t>, &amp; </w:t>
      </w:r>
      <w:proofErr w:type="spellStart"/>
      <w:r w:rsidRPr="00170E24">
        <w:rPr>
          <w:rFonts w:ascii="Georgia" w:eastAsia="Times New Roman" w:hAnsi="Georgia" w:cs="Times New Roman"/>
          <w:color w:val="008B8B"/>
          <w:sz w:val="28"/>
          <w:szCs w:val="28"/>
        </w:rPr>
        <w:t>Haward</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M.</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2017</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Hybrid governance of aquaculture: Opportunities and challenges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Journal of Environmental Management</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201</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138</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144</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Vogel</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D.</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1995</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Trading up: Consumer and environmental regulation in a global economy</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ADC400"/>
          <w:sz w:val="28"/>
          <w:szCs w:val="28"/>
        </w:rPr>
        <w:t>Cambridge, MA</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80C0"/>
          <w:sz w:val="28"/>
          <w:szCs w:val="28"/>
        </w:rPr>
        <w:t>Harvard University Press</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lastRenderedPageBreak/>
        <w:t>Weimer</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D. L.</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2006</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The puzzle of private rulemaking: Expertise, flexibility, and blame avoidance in U.S. Regulation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Public Administration Review</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66</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569</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582</w:t>
      </w:r>
      <w:r w:rsidRPr="00170E24">
        <w:rPr>
          <w:rFonts w:ascii="Georgia" w:eastAsia="Times New Roman" w:hAnsi="Georgia" w:cs="Times New Roman"/>
          <w:color w:val="000000"/>
          <w:sz w:val="28"/>
          <w:szCs w:val="28"/>
        </w:rPr>
        <w:t>.</w:t>
      </w:r>
    </w:p>
    <w:p w:rsidR="00170E24" w:rsidRPr="00170E24" w:rsidRDefault="00170E24" w:rsidP="00170E24">
      <w:pPr>
        <w:shd w:val="clear" w:color="auto" w:fill="F0F0F0"/>
        <w:spacing w:before="320" w:after="100"/>
        <w:outlineLvl w:val="0"/>
        <w:rPr>
          <w:rFonts w:ascii="Georgia" w:eastAsia="Times New Roman" w:hAnsi="Georgia" w:cs="Times New Roman"/>
          <w:b/>
          <w:bCs/>
          <w:color w:val="000000"/>
          <w:kern w:val="36"/>
          <w:sz w:val="34"/>
          <w:szCs w:val="34"/>
        </w:rPr>
      </w:pPr>
      <w:r w:rsidRPr="00170E24">
        <w:rPr>
          <w:rFonts w:ascii="Georgia" w:eastAsia="Times New Roman" w:hAnsi="Georgia" w:cs="Times New Roman"/>
          <w:b/>
          <w:bCs/>
          <w:color w:val="000000"/>
          <w:kern w:val="36"/>
          <w:sz w:val="34"/>
          <w:szCs w:val="34"/>
        </w:rPr>
        <w:t>Author Biographies</w:t>
      </w:r>
    </w:p>
    <w:p w:rsidR="00170E24" w:rsidRPr="00170E24" w:rsidRDefault="00170E24" w:rsidP="00170E24">
      <w:pPr>
        <w:spacing w:before="100" w:beforeAutospacing="1" w:after="100" w:afterAutospacing="1"/>
        <w:rPr>
          <w:rFonts w:eastAsia="Times New Roman" w:cstheme="minorHAnsi"/>
          <w:color w:val="000000"/>
        </w:rPr>
      </w:pPr>
      <w:r w:rsidRPr="00170E24">
        <w:rPr>
          <w:rFonts w:eastAsia="Times New Roman" w:cstheme="minorHAnsi"/>
          <w:bCs/>
          <w:color w:val="FF0000"/>
          <w:shd w:val="clear" w:color="auto" w:fill="FFFF00"/>
        </w:rPr>
        <w:t>[AQ1]</w:t>
      </w:r>
    </w:p>
    <w:p w:rsidR="00170E24" w:rsidRPr="00170E24" w:rsidRDefault="00170E24" w:rsidP="00170E24">
      <w:pPr>
        <w:spacing w:before="100" w:beforeAutospacing="1" w:after="100" w:afterAutospacing="1"/>
        <w:rPr>
          <w:rFonts w:eastAsia="Times New Roman" w:cstheme="minorHAnsi"/>
          <w:color w:val="000000"/>
        </w:rPr>
      </w:pPr>
      <w:ins w:id="15" w:author="Unknown">
        <w:r w:rsidRPr="00170E24">
          <w:rPr>
            <w:rFonts w:eastAsia="Times New Roman" w:cstheme="minorHAnsi"/>
            <w:bCs/>
            <w:color w:val="FF0000"/>
            <w:shd w:val="clear" w:color="auto" w:fill="FFFF00"/>
          </w:rPr>
          <w:t>Devin Judge-Lord is a Ph.D. Candidate at the University of Wisconsin-Madison.</w:t>
        </w:r>
      </w:ins>
    </w:p>
    <w:p w:rsidR="00170E24" w:rsidRPr="00170E24" w:rsidRDefault="00170E24" w:rsidP="00170E24">
      <w:pPr>
        <w:rPr>
          <w:ins w:id="16" w:author="Microsoft Office User" w:date="2019-08-06T11:51:00Z"/>
          <w:rFonts w:ascii="Times New Roman" w:eastAsia="Times New Roman" w:hAnsi="Times New Roman" w:cs="Times New Roman"/>
        </w:rPr>
      </w:pPr>
      <w:ins w:id="17" w:author="Microsoft Office User" w:date="2019-08-06T11:51:00Z">
        <w:r w:rsidRPr="00170E24">
          <w:rPr>
            <w:rFonts w:ascii="Arial" w:eastAsia="Times New Roman" w:hAnsi="Arial" w:cs="Arial"/>
            <w:color w:val="222222"/>
            <w:shd w:val="clear" w:color="auto" w:fill="FFFFFF"/>
          </w:rPr>
          <w:t>Constance McDermott is a Senior Fellow and leader of the Ecosystem Governance Group at the Environmental Change Institute, School of Geography and the Environment, University of Oxford. She has produced numerous publications and several books on state and market-based approaches to the governance of forests and related supply chains, and the nexus of forests with climate, agriculture and land use change.</w:t>
        </w:r>
      </w:ins>
    </w:p>
    <w:p w:rsidR="00170E24" w:rsidDel="00170E24" w:rsidRDefault="00170E24" w:rsidP="00170E24">
      <w:pPr>
        <w:pBdr>
          <w:bottom w:val="single" w:sz="12" w:space="4" w:color="108BAF"/>
        </w:pBdr>
        <w:outlineLvl w:val="1"/>
        <w:rPr>
          <w:del w:id="18" w:author="Microsoft Office User" w:date="2019-08-06T11:51:00Z"/>
          <w:rFonts w:eastAsia="Times New Roman" w:cstheme="minorHAnsi"/>
          <w:color w:val="555555"/>
        </w:rPr>
      </w:pPr>
      <w:del w:id="19" w:author="Microsoft Office User" w:date="2019-08-06T11:51:00Z">
        <w:r w:rsidRPr="00170E24" w:rsidDel="00170E24">
          <w:rPr>
            <w:rFonts w:eastAsia="Times New Roman" w:cstheme="minorHAnsi"/>
            <w:color w:val="555555"/>
          </w:rPr>
          <w:delText>Dr Constance McDermott is the Senior Fellow in Forest Governance and the Leader of Ecosystems Governance Group at the Oxford University's Environmental Change Institute</w:delText>
        </w:r>
      </w:del>
    </w:p>
    <w:p w:rsidR="00170E24" w:rsidRDefault="00170E24" w:rsidP="00170E24">
      <w:pPr>
        <w:pBdr>
          <w:bottom w:val="single" w:sz="12" w:space="4" w:color="108BAF"/>
        </w:pBdr>
        <w:outlineLvl w:val="1"/>
        <w:rPr>
          <w:rFonts w:eastAsia="Times New Roman" w:cstheme="minorHAnsi"/>
          <w:color w:val="555555"/>
        </w:rPr>
      </w:pPr>
    </w:p>
    <w:p w:rsidR="00170E24" w:rsidRPr="00170E24" w:rsidRDefault="00170E24" w:rsidP="00170E24">
      <w:pPr>
        <w:pBdr>
          <w:bottom w:val="single" w:sz="12" w:space="4" w:color="108BAF"/>
        </w:pBdr>
        <w:outlineLvl w:val="1"/>
        <w:rPr>
          <w:rFonts w:eastAsia="Times New Roman" w:cstheme="minorHAnsi"/>
          <w:color w:val="555555"/>
        </w:rPr>
      </w:pPr>
      <w:r w:rsidRPr="00170E24">
        <w:rPr>
          <w:rFonts w:eastAsia="Times New Roman" w:cstheme="minorHAnsi"/>
          <w:bCs/>
          <w:color w:val="555555"/>
        </w:rPr>
        <w:t xml:space="preserve">Benjamin </w:t>
      </w:r>
      <w:proofErr w:type="spellStart"/>
      <w:r w:rsidRPr="00170E24">
        <w:rPr>
          <w:rFonts w:eastAsia="Times New Roman" w:cstheme="minorHAnsi"/>
          <w:bCs/>
          <w:color w:val="555555"/>
        </w:rPr>
        <w:t>Cashore</w:t>
      </w:r>
      <w:proofErr w:type="spellEnd"/>
      <w:r w:rsidRPr="00170E24">
        <w:rPr>
          <w:rFonts w:eastAsia="Times New Roman" w:cstheme="minorHAnsi"/>
          <w:bCs/>
          <w:color w:val="555555"/>
        </w:rPr>
        <w:t xml:space="preserve"> is Professor of Environmental Governance &amp; Political Science at Yale University’s School of Forestry and Environmental Studies. He is courtesy joint appointed in Yale’s Department of Political Science and is a Senior Research Fellow, Yale MacMillan Center for International and Area Studies. He is Director of the Governance, Environment and Markets (GEM) Initiative at Yale and is the Joseph C. Fox Faculty Director of the Yale International Fox Fellows Program.</w:t>
      </w:r>
    </w:p>
    <w:p w:rsidR="00170E24" w:rsidRDefault="00170E24"/>
    <w:sectPr w:rsidR="00170E24" w:rsidSect="001926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Georgia Black">
    <w:altName w:val="Cambria"/>
    <w:panose1 w:val="020B0604020202020204"/>
    <w:charset w:val="00"/>
    <w:family w:val="roman"/>
    <w:pitch w:val="default"/>
  </w:font>
  <w:font w:name="Apple Color Emoji">
    <w:panose1 w:val="00000000000000000000"/>
    <w:charset w:val="00"/>
    <w:family w:val="auto"/>
    <w:pitch w:val="variable"/>
    <w:sig w:usb0="00000003" w:usb1="18000000" w:usb2="14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5A95883"/>
    <w:multiLevelType w:val="multilevel"/>
    <w:tmpl w:val="D9C88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8DC113B"/>
    <w:multiLevelType w:val="multilevel"/>
    <w:tmpl w:val="58286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54"/>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E24"/>
    <w:rsid w:val="00170E24"/>
    <w:rsid w:val="001926F4"/>
    <w:rsid w:val="00411E7B"/>
    <w:rsid w:val="00847341"/>
    <w:rsid w:val="00C67322"/>
    <w:rsid w:val="00EA3A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23A8311"/>
  <w15:chartTrackingRefBased/>
  <w15:docId w15:val="{D16FA73E-CD63-B04D-A776-5C4181D09D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170E24"/>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70E24"/>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170E24"/>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170E24"/>
    <w:pPr>
      <w:spacing w:before="100" w:beforeAutospacing="1" w:after="100" w:afterAutospacing="1"/>
      <w:outlineLvl w:val="3"/>
    </w:pPr>
    <w:rPr>
      <w:rFonts w:ascii="Times New Roman" w:eastAsia="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0E2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70E2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170E24"/>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170E24"/>
    <w:rPr>
      <w:rFonts w:ascii="Times New Roman" w:eastAsia="Times New Roman" w:hAnsi="Times New Roman" w:cs="Times New Roman"/>
      <w:b/>
      <w:bCs/>
    </w:rPr>
  </w:style>
  <w:style w:type="paragraph" w:customStyle="1" w:styleId="msonormal0">
    <w:name w:val="msonormal"/>
    <w:basedOn w:val="Normal"/>
    <w:rsid w:val="00170E24"/>
    <w:pPr>
      <w:spacing w:before="100" w:beforeAutospacing="1" w:after="100" w:afterAutospacing="1"/>
    </w:pPr>
    <w:rPr>
      <w:rFonts w:ascii="Times New Roman" w:eastAsia="Times New Roman" w:hAnsi="Times New Roman" w:cs="Times New Roman"/>
    </w:rPr>
  </w:style>
  <w:style w:type="paragraph" w:customStyle="1" w:styleId="articletype">
    <w:name w:val="articletype"/>
    <w:basedOn w:val="Normal"/>
    <w:rsid w:val="00170E24"/>
    <w:pPr>
      <w:spacing w:before="100" w:beforeAutospacing="1" w:after="100" w:afterAutospacing="1"/>
    </w:pPr>
    <w:rPr>
      <w:rFonts w:ascii="Times New Roman" w:eastAsia="Times New Roman" w:hAnsi="Times New Roman" w:cs="Times New Roman"/>
    </w:rPr>
  </w:style>
  <w:style w:type="paragraph" w:customStyle="1" w:styleId="articletitle">
    <w:name w:val="articletitle"/>
    <w:basedOn w:val="Normal"/>
    <w:rsid w:val="00170E24"/>
    <w:pPr>
      <w:spacing w:before="100" w:beforeAutospacing="1" w:after="100" w:afterAutospacing="1"/>
    </w:pPr>
    <w:rPr>
      <w:rFonts w:ascii="Times New Roman" w:eastAsia="Times New Roman" w:hAnsi="Times New Roman" w:cs="Times New Roman"/>
    </w:rPr>
  </w:style>
  <w:style w:type="paragraph" w:customStyle="1" w:styleId="contrib-group">
    <w:name w:val="contrib-group"/>
    <w:basedOn w:val="Normal"/>
    <w:rsid w:val="00170E24"/>
    <w:pPr>
      <w:spacing w:before="100" w:beforeAutospacing="1" w:after="100" w:afterAutospacing="1"/>
    </w:pPr>
    <w:rPr>
      <w:rFonts w:ascii="Times New Roman" w:eastAsia="Times New Roman" w:hAnsi="Times New Roman" w:cs="Times New Roman"/>
    </w:rPr>
  </w:style>
  <w:style w:type="character" w:customStyle="1" w:styleId="author">
    <w:name w:val="author"/>
    <w:basedOn w:val="DefaultParagraphFont"/>
    <w:rsid w:val="00170E24"/>
  </w:style>
  <w:style w:type="character" w:customStyle="1" w:styleId="name">
    <w:name w:val="name"/>
    <w:basedOn w:val="DefaultParagraphFont"/>
    <w:rsid w:val="00170E24"/>
  </w:style>
  <w:style w:type="character" w:customStyle="1" w:styleId="given-names">
    <w:name w:val="given-names"/>
    <w:basedOn w:val="DefaultParagraphFont"/>
    <w:rsid w:val="00170E24"/>
  </w:style>
  <w:style w:type="character" w:customStyle="1" w:styleId="x">
    <w:name w:val="x"/>
    <w:basedOn w:val="DefaultParagraphFont"/>
    <w:rsid w:val="00170E24"/>
  </w:style>
  <w:style w:type="character" w:customStyle="1" w:styleId="surname">
    <w:name w:val="surname"/>
    <w:basedOn w:val="DefaultParagraphFont"/>
    <w:rsid w:val="00170E24"/>
  </w:style>
  <w:style w:type="character" w:styleId="Hyperlink">
    <w:name w:val="Hyperlink"/>
    <w:basedOn w:val="DefaultParagraphFont"/>
    <w:uiPriority w:val="99"/>
    <w:semiHidden/>
    <w:unhideWhenUsed/>
    <w:rsid w:val="00170E24"/>
    <w:rPr>
      <w:color w:val="0000FF"/>
      <w:u w:val="single"/>
    </w:rPr>
  </w:style>
  <w:style w:type="character" w:styleId="FollowedHyperlink">
    <w:name w:val="FollowedHyperlink"/>
    <w:basedOn w:val="DefaultParagraphFont"/>
    <w:uiPriority w:val="99"/>
    <w:semiHidden/>
    <w:unhideWhenUsed/>
    <w:rsid w:val="00170E24"/>
    <w:rPr>
      <w:color w:val="800080"/>
      <w:u w:val="single"/>
    </w:rPr>
  </w:style>
  <w:style w:type="character" w:customStyle="1" w:styleId="crossref">
    <w:name w:val="crossref"/>
    <w:basedOn w:val="DefaultParagraphFont"/>
    <w:rsid w:val="00170E24"/>
  </w:style>
  <w:style w:type="character" w:customStyle="1" w:styleId="athorcommed">
    <w:name w:val="athor_commed"/>
    <w:basedOn w:val="DefaultParagraphFont"/>
    <w:rsid w:val="00170E24"/>
  </w:style>
  <w:style w:type="paragraph" w:customStyle="1" w:styleId="aff">
    <w:name w:val="aff"/>
    <w:basedOn w:val="Normal"/>
    <w:rsid w:val="00170E24"/>
    <w:pPr>
      <w:spacing w:before="100" w:beforeAutospacing="1" w:after="100" w:afterAutospacing="1"/>
    </w:pPr>
    <w:rPr>
      <w:rFonts w:ascii="Times New Roman" w:eastAsia="Times New Roman" w:hAnsi="Times New Roman" w:cs="Times New Roman"/>
    </w:rPr>
  </w:style>
  <w:style w:type="character" w:customStyle="1" w:styleId="aff-label">
    <w:name w:val="aff-label"/>
    <w:basedOn w:val="DefaultParagraphFont"/>
    <w:rsid w:val="00170E24"/>
  </w:style>
  <w:style w:type="paragraph" w:customStyle="1" w:styleId="corresp">
    <w:name w:val="corresp"/>
    <w:basedOn w:val="Normal"/>
    <w:rsid w:val="00170E24"/>
    <w:pPr>
      <w:spacing w:before="100" w:beforeAutospacing="1" w:after="100" w:afterAutospacing="1"/>
    </w:pPr>
    <w:rPr>
      <w:rFonts w:ascii="Times New Roman" w:eastAsia="Times New Roman" w:hAnsi="Times New Roman" w:cs="Times New Roman"/>
    </w:rPr>
  </w:style>
  <w:style w:type="paragraph" w:customStyle="1" w:styleId="noindent">
    <w:name w:val="noindent"/>
    <w:basedOn w:val="Normal"/>
    <w:rsid w:val="00170E24"/>
    <w:pPr>
      <w:spacing w:before="100" w:beforeAutospacing="1" w:after="100" w:afterAutospacing="1"/>
    </w:pPr>
    <w:rPr>
      <w:rFonts w:ascii="Times New Roman" w:eastAsia="Times New Roman" w:hAnsi="Times New Roman" w:cs="Times New Roman"/>
    </w:rPr>
  </w:style>
  <w:style w:type="paragraph" w:customStyle="1" w:styleId="kwd-group">
    <w:name w:val="kwd-group"/>
    <w:basedOn w:val="Normal"/>
    <w:rsid w:val="00170E24"/>
    <w:pPr>
      <w:spacing w:before="100" w:beforeAutospacing="1" w:after="100" w:afterAutospacing="1"/>
    </w:pPr>
    <w:rPr>
      <w:rFonts w:ascii="Times New Roman" w:eastAsia="Times New Roman" w:hAnsi="Times New Roman" w:cs="Times New Roman"/>
    </w:rPr>
  </w:style>
  <w:style w:type="character" w:customStyle="1" w:styleId="kwd">
    <w:name w:val="kwd"/>
    <w:basedOn w:val="DefaultParagraphFont"/>
    <w:rsid w:val="00170E24"/>
  </w:style>
  <w:style w:type="paragraph" w:customStyle="1" w:styleId="indent">
    <w:name w:val="indent"/>
    <w:basedOn w:val="Normal"/>
    <w:rsid w:val="00170E24"/>
    <w:pPr>
      <w:spacing w:before="100" w:beforeAutospacing="1" w:after="100" w:afterAutospacing="1"/>
    </w:pPr>
    <w:rPr>
      <w:rFonts w:ascii="Times New Roman" w:eastAsia="Times New Roman" w:hAnsi="Times New Roman" w:cs="Times New Roman"/>
    </w:rPr>
  </w:style>
  <w:style w:type="paragraph" w:styleId="NormalWeb">
    <w:name w:val="Normal (Web)"/>
    <w:basedOn w:val="Normal"/>
    <w:uiPriority w:val="99"/>
    <w:semiHidden/>
    <w:unhideWhenUsed/>
    <w:rsid w:val="00170E24"/>
    <w:pPr>
      <w:spacing w:before="100" w:beforeAutospacing="1" w:after="100" w:afterAutospacing="1"/>
    </w:pPr>
    <w:rPr>
      <w:rFonts w:ascii="Times New Roman" w:eastAsia="Times New Roman" w:hAnsi="Times New Roman" w:cs="Times New Roman"/>
    </w:rPr>
  </w:style>
  <w:style w:type="paragraph" w:customStyle="1" w:styleId="center">
    <w:name w:val="center"/>
    <w:basedOn w:val="Normal"/>
    <w:rsid w:val="00170E24"/>
    <w:pPr>
      <w:spacing w:before="100" w:beforeAutospacing="1" w:after="100" w:afterAutospacing="1"/>
    </w:pPr>
    <w:rPr>
      <w:rFonts w:ascii="Times New Roman" w:eastAsia="Times New Roman" w:hAnsi="Times New Roman" w:cs="Times New Roman"/>
    </w:rPr>
  </w:style>
  <w:style w:type="paragraph" w:customStyle="1" w:styleId="figure-caption">
    <w:name w:val="figure-caption"/>
    <w:basedOn w:val="Normal"/>
    <w:rsid w:val="00170E24"/>
    <w:pPr>
      <w:spacing w:before="100" w:beforeAutospacing="1" w:after="100" w:afterAutospacing="1"/>
    </w:pPr>
    <w:rPr>
      <w:rFonts w:ascii="Times New Roman" w:eastAsia="Times New Roman" w:hAnsi="Times New Roman" w:cs="Times New Roman"/>
    </w:rPr>
  </w:style>
  <w:style w:type="character" w:customStyle="1" w:styleId="fn-label">
    <w:name w:val="fn-label"/>
    <w:basedOn w:val="DefaultParagraphFont"/>
    <w:rsid w:val="00170E24"/>
  </w:style>
  <w:style w:type="paragraph" w:customStyle="1" w:styleId="reference">
    <w:name w:val="reference"/>
    <w:basedOn w:val="Normal"/>
    <w:rsid w:val="00170E24"/>
    <w:pPr>
      <w:spacing w:before="100" w:beforeAutospacing="1" w:after="100" w:afterAutospacing="1"/>
    </w:pPr>
    <w:rPr>
      <w:rFonts w:ascii="Times New Roman" w:eastAsia="Times New Roman" w:hAnsi="Times New Roman" w:cs="Times New Roman"/>
    </w:rPr>
  </w:style>
  <w:style w:type="character" w:customStyle="1" w:styleId="mixed-citation">
    <w:name w:val="mixed-citation"/>
    <w:basedOn w:val="DefaultParagraphFont"/>
    <w:rsid w:val="00170E24"/>
  </w:style>
  <w:style w:type="character" w:customStyle="1" w:styleId="year">
    <w:name w:val="year"/>
    <w:basedOn w:val="DefaultParagraphFont"/>
    <w:rsid w:val="00170E24"/>
  </w:style>
  <w:style w:type="character" w:customStyle="1" w:styleId="article-title">
    <w:name w:val="article-title"/>
    <w:basedOn w:val="DefaultParagraphFont"/>
    <w:rsid w:val="00170E24"/>
  </w:style>
  <w:style w:type="character" w:customStyle="1" w:styleId="editor">
    <w:name w:val="editor"/>
    <w:basedOn w:val="DefaultParagraphFont"/>
    <w:rsid w:val="00170E24"/>
  </w:style>
  <w:style w:type="character" w:customStyle="1" w:styleId="source">
    <w:name w:val="source"/>
    <w:basedOn w:val="DefaultParagraphFont"/>
    <w:rsid w:val="00170E24"/>
  </w:style>
  <w:style w:type="character" w:customStyle="1" w:styleId="fpage">
    <w:name w:val="fpage"/>
    <w:basedOn w:val="DefaultParagraphFont"/>
    <w:rsid w:val="00170E24"/>
  </w:style>
  <w:style w:type="character" w:customStyle="1" w:styleId="lpage">
    <w:name w:val="lpage"/>
    <w:basedOn w:val="DefaultParagraphFont"/>
    <w:rsid w:val="00170E24"/>
  </w:style>
  <w:style w:type="character" w:customStyle="1" w:styleId="publisher-loc">
    <w:name w:val="publisher-loc"/>
    <w:basedOn w:val="DefaultParagraphFont"/>
    <w:rsid w:val="00170E24"/>
  </w:style>
  <w:style w:type="character" w:customStyle="1" w:styleId="publisher-name">
    <w:name w:val="publisher-name"/>
    <w:basedOn w:val="DefaultParagraphFont"/>
    <w:rsid w:val="00170E24"/>
  </w:style>
  <w:style w:type="character" w:customStyle="1" w:styleId="volume">
    <w:name w:val="volume"/>
    <w:basedOn w:val="DefaultParagraphFont"/>
    <w:rsid w:val="00170E24"/>
  </w:style>
  <w:style w:type="character" w:customStyle="1" w:styleId="issue">
    <w:name w:val="issue"/>
    <w:basedOn w:val="DefaultParagraphFont"/>
    <w:rsid w:val="00170E24"/>
  </w:style>
  <w:style w:type="character" w:customStyle="1" w:styleId="month">
    <w:name w:val="month"/>
    <w:basedOn w:val="DefaultParagraphFont"/>
    <w:rsid w:val="00170E24"/>
  </w:style>
  <w:style w:type="character" w:customStyle="1" w:styleId="pub-id">
    <w:name w:val="pub-id"/>
    <w:basedOn w:val="DefaultParagraphFont"/>
    <w:rsid w:val="00170E24"/>
  </w:style>
  <w:style w:type="paragraph" w:styleId="BalloonText">
    <w:name w:val="Balloon Text"/>
    <w:basedOn w:val="Normal"/>
    <w:link w:val="BalloonTextChar"/>
    <w:uiPriority w:val="99"/>
    <w:semiHidden/>
    <w:unhideWhenUsed/>
    <w:rsid w:val="00170E24"/>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70E24"/>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3744966">
      <w:bodyDiv w:val="1"/>
      <w:marLeft w:val="0"/>
      <w:marRight w:val="0"/>
      <w:marTop w:val="0"/>
      <w:marBottom w:val="0"/>
      <w:divBdr>
        <w:top w:val="none" w:sz="0" w:space="0" w:color="auto"/>
        <w:left w:val="none" w:sz="0" w:space="0" w:color="auto"/>
        <w:bottom w:val="none" w:sz="0" w:space="0" w:color="auto"/>
        <w:right w:val="none" w:sz="0" w:space="0" w:color="auto"/>
      </w:divBdr>
      <w:divsChild>
        <w:div w:id="387149206">
          <w:marLeft w:val="0"/>
          <w:marRight w:val="0"/>
          <w:marTop w:val="0"/>
          <w:marBottom w:val="0"/>
          <w:divBdr>
            <w:top w:val="none" w:sz="0" w:space="0" w:color="auto"/>
            <w:left w:val="none" w:sz="0" w:space="0" w:color="auto"/>
            <w:bottom w:val="none" w:sz="0" w:space="0" w:color="auto"/>
            <w:right w:val="none" w:sz="0" w:space="0" w:color="auto"/>
          </w:divBdr>
          <w:divsChild>
            <w:div w:id="167335963">
              <w:marLeft w:val="0"/>
              <w:marRight w:val="0"/>
              <w:marTop w:val="0"/>
              <w:marBottom w:val="0"/>
              <w:divBdr>
                <w:top w:val="none" w:sz="0" w:space="0" w:color="auto"/>
                <w:left w:val="none" w:sz="0" w:space="0" w:color="auto"/>
                <w:bottom w:val="none" w:sz="0" w:space="0" w:color="auto"/>
                <w:right w:val="none" w:sz="0" w:space="0" w:color="auto"/>
              </w:divBdr>
              <w:divsChild>
                <w:div w:id="1693994714">
                  <w:marLeft w:val="0"/>
                  <w:marRight w:val="0"/>
                  <w:marTop w:val="0"/>
                  <w:marBottom w:val="0"/>
                  <w:divBdr>
                    <w:top w:val="none" w:sz="0" w:space="0" w:color="auto"/>
                    <w:left w:val="none" w:sz="0" w:space="0" w:color="auto"/>
                    <w:bottom w:val="none" w:sz="0" w:space="0" w:color="auto"/>
                    <w:right w:val="none" w:sz="0" w:space="0" w:color="auto"/>
                  </w:divBdr>
                  <w:divsChild>
                    <w:div w:id="1457914363">
                      <w:marLeft w:val="0"/>
                      <w:marRight w:val="0"/>
                      <w:marTop w:val="0"/>
                      <w:marBottom w:val="0"/>
                      <w:divBdr>
                        <w:top w:val="none" w:sz="0" w:space="0" w:color="auto"/>
                        <w:left w:val="none" w:sz="0" w:space="0" w:color="auto"/>
                        <w:bottom w:val="none" w:sz="0" w:space="0" w:color="auto"/>
                        <w:right w:val="none" w:sz="0" w:space="0" w:color="auto"/>
                      </w:divBdr>
                    </w:div>
                    <w:div w:id="26416187">
                      <w:marLeft w:val="0"/>
                      <w:marRight w:val="0"/>
                      <w:marTop w:val="0"/>
                      <w:marBottom w:val="0"/>
                      <w:divBdr>
                        <w:top w:val="none" w:sz="0" w:space="0" w:color="auto"/>
                        <w:left w:val="none" w:sz="0" w:space="0" w:color="auto"/>
                        <w:bottom w:val="none" w:sz="0" w:space="0" w:color="auto"/>
                        <w:right w:val="none" w:sz="0" w:space="0" w:color="auto"/>
                      </w:divBdr>
                    </w:div>
                    <w:div w:id="503860047">
                      <w:marLeft w:val="0"/>
                      <w:marRight w:val="0"/>
                      <w:marTop w:val="0"/>
                      <w:marBottom w:val="0"/>
                      <w:divBdr>
                        <w:top w:val="none" w:sz="0" w:space="0" w:color="auto"/>
                        <w:left w:val="none" w:sz="0" w:space="0" w:color="auto"/>
                        <w:bottom w:val="none" w:sz="0" w:space="0" w:color="auto"/>
                        <w:right w:val="none" w:sz="0" w:space="0" w:color="auto"/>
                      </w:divBdr>
                    </w:div>
                    <w:div w:id="942299291">
                      <w:marLeft w:val="0"/>
                      <w:marRight w:val="0"/>
                      <w:marTop w:val="0"/>
                      <w:marBottom w:val="0"/>
                      <w:divBdr>
                        <w:top w:val="none" w:sz="0" w:space="0" w:color="auto"/>
                        <w:left w:val="none" w:sz="0" w:space="0" w:color="auto"/>
                        <w:bottom w:val="none" w:sz="0" w:space="0" w:color="auto"/>
                        <w:right w:val="none" w:sz="0" w:space="0" w:color="auto"/>
                      </w:divBdr>
                    </w:div>
                  </w:divsChild>
                </w:div>
                <w:div w:id="574167064">
                  <w:marLeft w:val="0"/>
                  <w:marRight w:val="0"/>
                  <w:marTop w:val="720"/>
                  <w:marBottom w:val="0"/>
                  <w:divBdr>
                    <w:top w:val="none" w:sz="0" w:space="0" w:color="auto"/>
                    <w:left w:val="none" w:sz="0" w:space="0" w:color="auto"/>
                    <w:bottom w:val="none" w:sz="0" w:space="0" w:color="auto"/>
                    <w:right w:val="none" w:sz="0" w:space="0" w:color="auto"/>
                  </w:divBdr>
                </w:div>
                <w:div w:id="140268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661841">
          <w:marLeft w:val="0"/>
          <w:marRight w:val="0"/>
          <w:marTop w:val="480"/>
          <w:marBottom w:val="0"/>
          <w:divBdr>
            <w:top w:val="none" w:sz="0" w:space="0" w:color="auto"/>
            <w:left w:val="none" w:sz="0" w:space="0" w:color="auto"/>
            <w:bottom w:val="none" w:sz="0" w:space="0" w:color="auto"/>
            <w:right w:val="none" w:sz="0" w:space="0" w:color="auto"/>
          </w:divBdr>
          <w:divsChild>
            <w:div w:id="792603505">
              <w:marLeft w:val="0"/>
              <w:marRight w:val="0"/>
              <w:marTop w:val="0"/>
              <w:marBottom w:val="0"/>
              <w:divBdr>
                <w:top w:val="none" w:sz="0" w:space="0" w:color="auto"/>
                <w:left w:val="none" w:sz="0" w:space="0" w:color="auto"/>
                <w:bottom w:val="none" w:sz="0" w:space="0" w:color="auto"/>
                <w:right w:val="none" w:sz="0" w:space="0" w:color="auto"/>
              </w:divBdr>
            </w:div>
            <w:div w:id="1013802765">
              <w:marLeft w:val="0"/>
              <w:marRight w:val="0"/>
              <w:marTop w:val="0"/>
              <w:marBottom w:val="0"/>
              <w:divBdr>
                <w:top w:val="none" w:sz="0" w:space="0" w:color="auto"/>
                <w:left w:val="none" w:sz="0" w:space="0" w:color="auto"/>
                <w:bottom w:val="none" w:sz="0" w:space="0" w:color="auto"/>
                <w:right w:val="none" w:sz="0" w:space="0" w:color="auto"/>
              </w:divBdr>
              <w:divsChild>
                <w:div w:id="687415765">
                  <w:marLeft w:val="0"/>
                  <w:marRight w:val="0"/>
                  <w:marTop w:val="0"/>
                  <w:marBottom w:val="0"/>
                  <w:divBdr>
                    <w:top w:val="none" w:sz="0" w:space="0" w:color="auto"/>
                    <w:left w:val="none" w:sz="0" w:space="0" w:color="auto"/>
                    <w:bottom w:val="none" w:sz="0" w:space="0" w:color="auto"/>
                    <w:right w:val="none" w:sz="0" w:space="0" w:color="auto"/>
                  </w:divBdr>
                </w:div>
                <w:div w:id="1955012281">
                  <w:marLeft w:val="0"/>
                  <w:marRight w:val="0"/>
                  <w:marTop w:val="0"/>
                  <w:marBottom w:val="0"/>
                  <w:divBdr>
                    <w:top w:val="none" w:sz="0" w:space="0" w:color="auto"/>
                    <w:left w:val="none" w:sz="0" w:space="0" w:color="auto"/>
                    <w:bottom w:val="none" w:sz="0" w:space="0" w:color="auto"/>
                    <w:right w:val="none" w:sz="0" w:space="0" w:color="auto"/>
                  </w:divBdr>
                </w:div>
                <w:div w:id="904342209">
                  <w:marLeft w:val="0"/>
                  <w:marRight w:val="0"/>
                  <w:marTop w:val="0"/>
                  <w:marBottom w:val="0"/>
                  <w:divBdr>
                    <w:top w:val="none" w:sz="0" w:space="0" w:color="auto"/>
                    <w:left w:val="none" w:sz="0" w:space="0" w:color="auto"/>
                    <w:bottom w:val="none" w:sz="0" w:space="0" w:color="auto"/>
                    <w:right w:val="none" w:sz="0" w:space="0" w:color="auto"/>
                  </w:divBdr>
                  <w:divsChild>
                    <w:div w:id="953246882">
                      <w:marLeft w:val="0"/>
                      <w:marRight w:val="0"/>
                      <w:marTop w:val="0"/>
                      <w:marBottom w:val="0"/>
                      <w:divBdr>
                        <w:top w:val="single" w:sz="6" w:space="15" w:color="808080"/>
                        <w:left w:val="single" w:sz="6" w:space="15" w:color="808080"/>
                        <w:bottom w:val="single" w:sz="6" w:space="15" w:color="808080"/>
                        <w:right w:val="single" w:sz="6" w:space="15" w:color="808080"/>
                      </w:divBdr>
                      <w:divsChild>
                        <w:div w:id="663360196">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985740086">
              <w:marLeft w:val="0"/>
              <w:marRight w:val="0"/>
              <w:marTop w:val="0"/>
              <w:marBottom w:val="0"/>
              <w:divBdr>
                <w:top w:val="none" w:sz="0" w:space="0" w:color="auto"/>
                <w:left w:val="none" w:sz="0" w:space="0" w:color="auto"/>
                <w:bottom w:val="none" w:sz="0" w:space="0" w:color="auto"/>
                <w:right w:val="none" w:sz="0" w:space="0" w:color="auto"/>
              </w:divBdr>
              <w:divsChild>
                <w:div w:id="1859274969">
                  <w:marLeft w:val="0"/>
                  <w:marRight w:val="0"/>
                  <w:marTop w:val="0"/>
                  <w:marBottom w:val="0"/>
                  <w:divBdr>
                    <w:top w:val="single" w:sz="6" w:space="15" w:color="808080"/>
                    <w:left w:val="single" w:sz="6" w:space="15" w:color="808080"/>
                    <w:bottom w:val="single" w:sz="6" w:space="15" w:color="808080"/>
                    <w:right w:val="single" w:sz="6" w:space="15" w:color="808080"/>
                  </w:divBdr>
                  <w:divsChild>
                    <w:div w:id="2139371048">
                      <w:marLeft w:val="0"/>
                      <w:marRight w:val="120"/>
                      <w:marTop w:val="0"/>
                      <w:marBottom w:val="0"/>
                      <w:divBdr>
                        <w:top w:val="none" w:sz="0" w:space="0" w:color="auto"/>
                        <w:left w:val="none" w:sz="0" w:space="0" w:color="auto"/>
                        <w:bottom w:val="none" w:sz="0" w:space="0" w:color="auto"/>
                        <w:right w:val="none" w:sz="0" w:space="0" w:color="auto"/>
                      </w:divBdr>
                    </w:div>
                    <w:div w:id="1767534853">
                      <w:marLeft w:val="0"/>
                      <w:marRight w:val="0"/>
                      <w:marTop w:val="0"/>
                      <w:marBottom w:val="0"/>
                      <w:divBdr>
                        <w:top w:val="none" w:sz="0" w:space="0" w:color="auto"/>
                        <w:left w:val="none" w:sz="0" w:space="0" w:color="auto"/>
                        <w:bottom w:val="none" w:sz="0" w:space="0" w:color="auto"/>
                        <w:right w:val="none" w:sz="0" w:space="0" w:color="auto"/>
                      </w:divBdr>
                    </w:div>
                  </w:divsChild>
                </w:div>
                <w:div w:id="1813479301">
                  <w:marLeft w:val="0"/>
                  <w:marRight w:val="0"/>
                  <w:marTop w:val="0"/>
                  <w:marBottom w:val="0"/>
                  <w:divBdr>
                    <w:top w:val="none" w:sz="0" w:space="0" w:color="auto"/>
                    <w:left w:val="none" w:sz="0" w:space="0" w:color="auto"/>
                    <w:bottom w:val="none" w:sz="0" w:space="0" w:color="auto"/>
                    <w:right w:val="none" w:sz="0" w:space="0" w:color="auto"/>
                  </w:divBdr>
                  <w:divsChild>
                    <w:div w:id="1356691561">
                      <w:marLeft w:val="0"/>
                      <w:marRight w:val="0"/>
                      <w:marTop w:val="0"/>
                      <w:marBottom w:val="0"/>
                      <w:divBdr>
                        <w:top w:val="none" w:sz="0" w:space="0" w:color="auto"/>
                        <w:left w:val="none" w:sz="0" w:space="0" w:color="auto"/>
                        <w:bottom w:val="none" w:sz="0" w:space="0" w:color="auto"/>
                        <w:right w:val="none" w:sz="0" w:space="0" w:color="auto"/>
                      </w:divBdr>
                    </w:div>
                    <w:div w:id="510880655">
                      <w:marLeft w:val="0"/>
                      <w:marRight w:val="0"/>
                      <w:marTop w:val="0"/>
                      <w:marBottom w:val="0"/>
                      <w:divBdr>
                        <w:top w:val="none" w:sz="0" w:space="0" w:color="auto"/>
                        <w:left w:val="none" w:sz="0" w:space="0" w:color="auto"/>
                        <w:bottom w:val="none" w:sz="0" w:space="0" w:color="auto"/>
                        <w:right w:val="none" w:sz="0" w:space="0" w:color="auto"/>
                      </w:divBdr>
                      <w:divsChild>
                        <w:div w:id="699010300">
                          <w:marLeft w:val="0"/>
                          <w:marRight w:val="0"/>
                          <w:marTop w:val="0"/>
                          <w:marBottom w:val="0"/>
                          <w:divBdr>
                            <w:top w:val="single" w:sz="6" w:space="15" w:color="808080"/>
                            <w:left w:val="single" w:sz="6" w:space="15" w:color="808080"/>
                            <w:bottom w:val="single" w:sz="6" w:space="15" w:color="808080"/>
                            <w:right w:val="single" w:sz="6" w:space="15" w:color="808080"/>
                          </w:divBdr>
                          <w:divsChild>
                            <w:div w:id="198242287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685328393">
                      <w:marLeft w:val="0"/>
                      <w:marRight w:val="0"/>
                      <w:marTop w:val="0"/>
                      <w:marBottom w:val="0"/>
                      <w:divBdr>
                        <w:top w:val="none" w:sz="0" w:space="0" w:color="auto"/>
                        <w:left w:val="none" w:sz="0" w:space="0" w:color="auto"/>
                        <w:bottom w:val="none" w:sz="0" w:space="0" w:color="auto"/>
                        <w:right w:val="none" w:sz="0" w:space="0" w:color="auto"/>
                      </w:divBdr>
                    </w:div>
                  </w:divsChild>
                </w:div>
                <w:div w:id="146291989">
                  <w:marLeft w:val="0"/>
                  <w:marRight w:val="0"/>
                  <w:marTop w:val="0"/>
                  <w:marBottom w:val="0"/>
                  <w:divBdr>
                    <w:top w:val="none" w:sz="0" w:space="0" w:color="auto"/>
                    <w:left w:val="none" w:sz="0" w:space="0" w:color="auto"/>
                    <w:bottom w:val="none" w:sz="0" w:space="0" w:color="auto"/>
                    <w:right w:val="none" w:sz="0" w:space="0" w:color="auto"/>
                  </w:divBdr>
                  <w:divsChild>
                    <w:div w:id="2057661315">
                      <w:marLeft w:val="0"/>
                      <w:marRight w:val="0"/>
                      <w:marTop w:val="0"/>
                      <w:marBottom w:val="0"/>
                      <w:divBdr>
                        <w:top w:val="single" w:sz="6" w:space="15" w:color="808080"/>
                        <w:left w:val="single" w:sz="6" w:space="15" w:color="808080"/>
                        <w:bottom w:val="single" w:sz="6" w:space="15" w:color="808080"/>
                        <w:right w:val="single" w:sz="6" w:space="15" w:color="808080"/>
                      </w:divBdr>
                      <w:divsChild>
                        <w:div w:id="1081173696">
                          <w:marLeft w:val="0"/>
                          <w:marRight w:val="120"/>
                          <w:marTop w:val="0"/>
                          <w:marBottom w:val="0"/>
                          <w:divBdr>
                            <w:top w:val="none" w:sz="0" w:space="0" w:color="auto"/>
                            <w:left w:val="none" w:sz="0" w:space="0" w:color="auto"/>
                            <w:bottom w:val="none" w:sz="0" w:space="0" w:color="auto"/>
                            <w:right w:val="none" w:sz="0" w:space="0" w:color="auto"/>
                          </w:divBdr>
                        </w:div>
                        <w:div w:id="1100102033">
                          <w:marLeft w:val="0"/>
                          <w:marRight w:val="0"/>
                          <w:marTop w:val="0"/>
                          <w:marBottom w:val="0"/>
                          <w:divBdr>
                            <w:top w:val="none" w:sz="0" w:space="0" w:color="auto"/>
                            <w:left w:val="none" w:sz="0" w:space="0" w:color="auto"/>
                            <w:bottom w:val="none" w:sz="0" w:space="0" w:color="auto"/>
                            <w:right w:val="none" w:sz="0" w:space="0" w:color="auto"/>
                          </w:divBdr>
                        </w:div>
                      </w:divsChild>
                    </w:div>
                    <w:div w:id="433332390">
                      <w:marLeft w:val="0"/>
                      <w:marRight w:val="0"/>
                      <w:marTop w:val="0"/>
                      <w:marBottom w:val="0"/>
                      <w:divBdr>
                        <w:top w:val="none" w:sz="0" w:space="0" w:color="auto"/>
                        <w:left w:val="none" w:sz="0" w:space="0" w:color="auto"/>
                        <w:bottom w:val="none" w:sz="0" w:space="0" w:color="auto"/>
                        <w:right w:val="none" w:sz="0" w:space="0" w:color="auto"/>
                      </w:divBdr>
                    </w:div>
                  </w:divsChild>
                </w:div>
                <w:div w:id="1029644765">
                  <w:marLeft w:val="0"/>
                  <w:marRight w:val="0"/>
                  <w:marTop w:val="0"/>
                  <w:marBottom w:val="0"/>
                  <w:divBdr>
                    <w:top w:val="none" w:sz="0" w:space="0" w:color="auto"/>
                    <w:left w:val="none" w:sz="0" w:space="0" w:color="auto"/>
                    <w:bottom w:val="none" w:sz="0" w:space="0" w:color="auto"/>
                    <w:right w:val="none" w:sz="0" w:space="0" w:color="auto"/>
                  </w:divBdr>
                  <w:divsChild>
                    <w:div w:id="1578901809">
                      <w:marLeft w:val="0"/>
                      <w:marRight w:val="0"/>
                      <w:marTop w:val="0"/>
                      <w:marBottom w:val="0"/>
                      <w:divBdr>
                        <w:top w:val="none" w:sz="0" w:space="0" w:color="auto"/>
                        <w:left w:val="none" w:sz="0" w:space="0" w:color="auto"/>
                        <w:bottom w:val="none" w:sz="0" w:space="0" w:color="auto"/>
                        <w:right w:val="none" w:sz="0" w:space="0" w:color="auto"/>
                      </w:divBdr>
                    </w:div>
                    <w:div w:id="817765699">
                      <w:marLeft w:val="0"/>
                      <w:marRight w:val="0"/>
                      <w:marTop w:val="0"/>
                      <w:marBottom w:val="0"/>
                      <w:divBdr>
                        <w:top w:val="none" w:sz="0" w:space="0" w:color="auto"/>
                        <w:left w:val="none" w:sz="0" w:space="0" w:color="auto"/>
                        <w:bottom w:val="none" w:sz="0" w:space="0" w:color="auto"/>
                        <w:right w:val="none" w:sz="0" w:space="0" w:color="auto"/>
                      </w:divBdr>
                    </w:div>
                    <w:div w:id="436485133">
                      <w:marLeft w:val="0"/>
                      <w:marRight w:val="0"/>
                      <w:marTop w:val="0"/>
                      <w:marBottom w:val="0"/>
                      <w:divBdr>
                        <w:top w:val="none" w:sz="0" w:space="0" w:color="auto"/>
                        <w:left w:val="none" w:sz="0" w:space="0" w:color="auto"/>
                        <w:bottom w:val="none" w:sz="0" w:space="0" w:color="auto"/>
                        <w:right w:val="none" w:sz="0" w:space="0" w:color="auto"/>
                      </w:divBdr>
                    </w:div>
                    <w:div w:id="81437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62136">
              <w:marLeft w:val="0"/>
              <w:marRight w:val="0"/>
              <w:marTop w:val="0"/>
              <w:marBottom w:val="0"/>
              <w:divBdr>
                <w:top w:val="none" w:sz="0" w:space="0" w:color="auto"/>
                <w:left w:val="none" w:sz="0" w:space="0" w:color="auto"/>
                <w:bottom w:val="none" w:sz="0" w:space="0" w:color="auto"/>
                <w:right w:val="none" w:sz="0" w:space="0" w:color="auto"/>
              </w:divBdr>
              <w:divsChild>
                <w:div w:id="864713085">
                  <w:marLeft w:val="0"/>
                  <w:marRight w:val="0"/>
                  <w:marTop w:val="360"/>
                  <w:marBottom w:val="480"/>
                  <w:divBdr>
                    <w:top w:val="single" w:sz="6" w:space="8" w:color="808080"/>
                    <w:left w:val="single" w:sz="6" w:space="15" w:color="808080"/>
                    <w:bottom w:val="single" w:sz="6" w:space="8" w:color="808080"/>
                    <w:right w:val="single" w:sz="6" w:space="8" w:color="808080"/>
                  </w:divBdr>
                </w:div>
                <w:div w:id="1324695865">
                  <w:marLeft w:val="0"/>
                  <w:marRight w:val="0"/>
                  <w:marTop w:val="0"/>
                  <w:marBottom w:val="0"/>
                  <w:divBdr>
                    <w:top w:val="none" w:sz="0" w:space="0" w:color="auto"/>
                    <w:left w:val="none" w:sz="0" w:space="0" w:color="auto"/>
                    <w:bottom w:val="none" w:sz="0" w:space="0" w:color="auto"/>
                    <w:right w:val="none" w:sz="0" w:space="0" w:color="auto"/>
                  </w:divBdr>
                </w:div>
                <w:div w:id="936598454">
                  <w:marLeft w:val="0"/>
                  <w:marRight w:val="0"/>
                  <w:marTop w:val="0"/>
                  <w:marBottom w:val="0"/>
                  <w:divBdr>
                    <w:top w:val="none" w:sz="0" w:space="0" w:color="auto"/>
                    <w:left w:val="none" w:sz="0" w:space="0" w:color="auto"/>
                    <w:bottom w:val="none" w:sz="0" w:space="0" w:color="auto"/>
                    <w:right w:val="none" w:sz="0" w:space="0" w:color="auto"/>
                  </w:divBdr>
                </w:div>
                <w:div w:id="1909992655">
                  <w:marLeft w:val="0"/>
                  <w:marRight w:val="0"/>
                  <w:marTop w:val="0"/>
                  <w:marBottom w:val="0"/>
                  <w:divBdr>
                    <w:top w:val="none" w:sz="0" w:space="0" w:color="auto"/>
                    <w:left w:val="none" w:sz="0" w:space="0" w:color="auto"/>
                    <w:bottom w:val="none" w:sz="0" w:space="0" w:color="auto"/>
                    <w:right w:val="none" w:sz="0" w:space="0" w:color="auto"/>
                  </w:divBdr>
                </w:div>
                <w:div w:id="675499682">
                  <w:marLeft w:val="0"/>
                  <w:marRight w:val="0"/>
                  <w:marTop w:val="0"/>
                  <w:marBottom w:val="0"/>
                  <w:divBdr>
                    <w:top w:val="none" w:sz="0" w:space="0" w:color="auto"/>
                    <w:left w:val="none" w:sz="0" w:space="0" w:color="auto"/>
                    <w:bottom w:val="none" w:sz="0" w:space="0" w:color="auto"/>
                    <w:right w:val="none" w:sz="0" w:space="0" w:color="auto"/>
                  </w:divBdr>
                </w:div>
                <w:div w:id="1918517976">
                  <w:marLeft w:val="0"/>
                  <w:marRight w:val="0"/>
                  <w:marTop w:val="0"/>
                  <w:marBottom w:val="0"/>
                  <w:divBdr>
                    <w:top w:val="none" w:sz="0" w:space="0" w:color="auto"/>
                    <w:left w:val="none" w:sz="0" w:space="0" w:color="auto"/>
                    <w:bottom w:val="none" w:sz="0" w:space="0" w:color="auto"/>
                    <w:right w:val="none" w:sz="0" w:space="0" w:color="auto"/>
                  </w:divBdr>
                  <w:divsChild>
                    <w:div w:id="1347443405">
                      <w:marLeft w:val="0"/>
                      <w:marRight w:val="0"/>
                      <w:marTop w:val="0"/>
                      <w:marBottom w:val="0"/>
                      <w:divBdr>
                        <w:top w:val="none" w:sz="0" w:space="0" w:color="auto"/>
                        <w:left w:val="none" w:sz="0" w:space="0" w:color="auto"/>
                        <w:bottom w:val="none" w:sz="0" w:space="0" w:color="auto"/>
                        <w:right w:val="none" w:sz="0" w:space="0" w:color="auto"/>
                      </w:divBdr>
                      <w:divsChild>
                        <w:div w:id="1612010021">
                          <w:marLeft w:val="0"/>
                          <w:marRight w:val="0"/>
                          <w:marTop w:val="0"/>
                          <w:marBottom w:val="0"/>
                          <w:divBdr>
                            <w:top w:val="none" w:sz="0" w:space="0" w:color="auto"/>
                            <w:left w:val="none" w:sz="0" w:space="0" w:color="auto"/>
                            <w:bottom w:val="none" w:sz="0" w:space="0" w:color="auto"/>
                            <w:right w:val="none" w:sz="0" w:space="0" w:color="auto"/>
                          </w:divBdr>
                          <w:divsChild>
                            <w:div w:id="1054741478">
                              <w:marLeft w:val="0"/>
                              <w:marRight w:val="0"/>
                              <w:marTop w:val="360"/>
                              <w:marBottom w:val="480"/>
                              <w:divBdr>
                                <w:top w:val="single" w:sz="6" w:space="8" w:color="808080"/>
                                <w:left w:val="single" w:sz="6" w:space="15" w:color="808080"/>
                                <w:bottom w:val="single" w:sz="6" w:space="8" w:color="808080"/>
                                <w:right w:val="single" w:sz="6" w:space="8" w:color="808080"/>
                              </w:divBdr>
                            </w:div>
                          </w:divsChild>
                        </w:div>
                        <w:div w:id="1913471035">
                          <w:marLeft w:val="0"/>
                          <w:marRight w:val="0"/>
                          <w:marTop w:val="0"/>
                          <w:marBottom w:val="0"/>
                          <w:divBdr>
                            <w:top w:val="none" w:sz="0" w:space="0" w:color="auto"/>
                            <w:left w:val="none" w:sz="0" w:space="0" w:color="auto"/>
                            <w:bottom w:val="none" w:sz="0" w:space="0" w:color="auto"/>
                            <w:right w:val="none" w:sz="0" w:space="0" w:color="auto"/>
                          </w:divBdr>
                        </w:div>
                        <w:div w:id="1124228052">
                          <w:marLeft w:val="0"/>
                          <w:marRight w:val="0"/>
                          <w:marTop w:val="0"/>
                          <w:marBottom w:val="0"/>
                          <w:divBdr>
                            <w:top w:val="none" w:sz="0" w:space="0" w:color="auto"/>
                            <w:left w:val="none" w:sz="0" w:space="0" w:color="auto"/>
                            <w:bottom w:val="none" w:sz="0" w:space="0" w:color="auto"/>
                            <w:right w:val="none" w:sz="0" w:space="0" w:color="auto"/>
                          </w:divBdr>
                        </w:div>
                        <w:div w:id="1355577791">
                          <w:marLeft w:val="0"/>
                          <w:marRight w:val="0"/>
                          <w:marTop w:val="0"/>
                          <w:marBottom w:val="0"/>
                          <w:divBdr>
                            <w:top w:val="none" w:sz="0" w:space="0" w:color="auto"/>
                            <w:left w:val="none" w:sz="0" w:space="0" w:color="auto"/>
                            <w:bottom w:val="none" w:sz="0" w:space="0" w:color="auto"/>
                            <w:right w:val="none" w:sz="0" w:space="0" w:color="auto"/>
                          </w:divBdr>
                          <w:divsChild>
                            <w:div w:id="1763993933">
                              <w:marLeft w:val="0"/>
                              <w:marRight w:val="0"/>
                              <w:marTop w:val="360"/>
                              <w:marBottom w:val="480"/>
                              <w:divBdr>
                                <w:top w:val="single" w:sz="6" w:space="8" w:color="808080"/>
                                <w:left w:val="single" w:sz="6" w:space="15" w:color="808080"/>
                                <w:bottom w:val="single" w:sz="6" w:space="8" w:color="808080"/>
                                <w:right w:val="single" w:sz="6" w:space="8" w:color="808080"/>
                              </w:divBdr>
                            </w:div>
                            <w:div w:id="1325936305">
                              <w:marLeft w:val="0"/>
                              <w:marRight w:val="0"/>
                              <w:marTop w:val="360"/>
                              <w:marBottom w:val="480"/>
                              <w:divBdr>
                                <w:top w:val="single" w:sz="6" w:space="8" w:color="808080"/>
                                <w:left w:val="single" w:sz="6" w:space="15" w:color="808080"/>
                                <w:bottom w:val="single" w:sz="6" w:space="8" w:color="808080"/>
                                <w:right w:val="single" w:sz="6" w:space="8" w:color="808080"/>
                              </w:divBdr>
                            </w:div>
                          </w:divsChild>
                        </w:div>
                      </w:divsChild>
                    </w:div>
                    <w:div w:id="716785699">
                      <w:marLeft w:val="0"/>
                      <w:marRight w:val="0"/>
                      <w:marTop w:val="0"/>
                      <w:marBottom w:val="0"/>
                      <w:divBdr>
                        <w:top w:val="none" w:sz="0" w:space="0" w:color="auto"/>
                        <w:left w:val="none" w:sz="0" w:space="0" w:color="auto"/>
                        <w:bottom w:val="none" w:sz="0" w:space="0" w:color="auto"/>
                        <w:right w:val="none" w:sz="0" w:space="0" w:color="auto"/>
                      </w:divBdr>
                      <w:divsChild>
                        <w:div w:id="85679">
                          <w:marLeft w:val="0"/>
                          <w:marRight w:val="0"/>
                          <w:marTop w:val="0"/>
                          <w:marBottom w:val="0"/>
                          <w:divBdr>
                            <w:top w:val="none" w:sz="0" w:space="0" w:color="auto"/>
                            <w:left w:val="none" w:sz="0" w:space="0" w:color="auto"/>
                            <w:bottom w:val="none" w:sz="0" w:space="0" w:color="auto"/>
                            <w:right w:val="none" w:sz="0" w:space="0" w:color="auto"/>
                          </w:divBdr>
                        </w:div>
                        <w:div w:id="1018971859">
                          <w:marLeft w:val="0"/>
                          <w:marRight w:val="0"/>
                          <w:marTop w:val="0"/>
                          <w:marBottom w:val="0"/>
                          <w:divBdr>
                            <w:top w:val="none" w:sz="0" w:space="0" w:color="auto"/>
                            <w:left w:val="none" w:sz="0" w:space="0" w:color="auto"/>
                            <w:bottom w:val="none" w:sz="0" w:space="0" w:color="auto"/>
                            <w:right w:val="none" w:sz="0" w:space="0" w:color="auto"/>
                          </w:divBdr>
                        </w:div>
                        <w:div w:id="1663777501">
                          <w:marLeft w:val="0"/>
                          <w:marRight w:val="0"/>
                          <w:marTop w:val="0"/>
                          <w:marBottom w:val="0"/>
                          <w:divBdr>
                            <w:top w:val="none" w:sz="0" w:space="0" w:color="auto"/>
                            <w:left w:val="none" w:sz="0" w:space="0" w:color="auto"/>
                            <w:bottom w:val="none" w:sz="0" w:space="0" w:color="auto"/>
                            <w:right w:val="none" w:sz="0" w:space="0" w:color="auto"/>
                          </w:divBdr>
                          <w:divsChild>
                            <w:div w:id="673651190">
                              <w:marLeft w:val="0"/>
                              <w:marRight w:val="0"/>
                              <w:marTop w:val="360"/>
                              <w:marBottom w:val="480"/>
                              <w:divBdr>
                                <w:top w:val="single" w:sz="6" w:space="8" w:color="808080"/>
                                <w:left w:val="single" w:sz="6" w:space="15" w:color="808080"/>
                                <w:bottom w:val="single" w:sz="6" w:space="8" w:color="808080"/>
                                <w:right w:val="single" w:sz="6" w:space="8" w:color="808080"/>
                              </w:divBdr>
                            </w:div>
                            <w:div w:id="1843398455">
                              <w:marLeft w:val="0"/>
                              <w:marRight w:val="0"/>
                              <w:marTop w:val="0"/>
                              <w:marBottom w:val="0"/>
                              <w:divBdr>
                                <w:top w:val="single" w:sz="6" w:space="15" w:color="808080"/>
                                <w:left w:val="single" w:sz="6" w:space="15" w:color="808080"/>
                                <w:bottom w:val="single" w:sz="6" w:space="15" w:color="808080"/>
                                <w:right w:val="single" w:sz="6" w:space="15" w:color="808080"/>
                              </w:divBdr>
                              <w:divsChild>
                                <w:div w:id="1883635894">
                                  <w:marLeft w:val="0"/>
                                  <w:marRight w:val="120"/>
                                  <w:marTop w:val="0"/>
                                  <w:marBottom w:val="0"/>
                                  <w:divBdr>
                                    <w:top w:val="none" w:sz="0" w:space="0" w:color="auto"/>
                                    <w:left w:val="none" w:sz="0" w:space="0" w:color="auto"/>
                                    <w:bottom w:val="none" w:sz="0" w:space="0" w:color="auto"/>
                                    <w:right w:val="none" w:sz="0" w:space="0" w:color="auto"/>
                                  </w:divBdr>
                                </w:div>
                                <w:div w:id="119488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8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398067">
              <w:marLeft w:val="0"/>
              <w:marRight w:val="0"/>
              <w:marTop w:val="0"/>
              <w:marBottom w:val="0"/>
              <w:divBdr>
                <w:top w:val="none" w:sz="0" w:space="0" w:color="auto"/>
                <w:left w:val="none" w:sz="0" w:space="0" w:color="auto"/>
                <w:bottom w:val="none" w:sz="0" w:space="0" w:color="auto"/>
                <w:right w:val="none" w:sz="0" w:space="0" w:color="auto"/>
              </w:divBdr>
              <w:divsChild>
                <w:div w:id="1929997782">
                  <w:marLeft w:val="0"/>
                  <w:marRight w:val="0"/>
                  <w:marTop w:val="0"/>
                  <w:marBottom w:val="0"/>
                  <w:divBdr>
                    <w:top w:val="none" w:sz="0" w:space="0" w:color="auto"/>
                    <w:left w:val="none" w:sz="0" w:space="0" w:color="auto"/>
                    <w:bottom w:val="none" w:sz="0" w:space="0" w:color="auto"/>
                    <w:right w:val="none" w:sz="0" w:space="0" w:color="auto"/>
                  </w:divBdr>
                </w:div>
                <w:div w:id="199362000">
                  <w:marLeft w:val="0"/>
                  <w:marRight w:val="0"/>
                  <w:marTop w:val="0"/>
                  <w:marBottom w:val="0"/>
                  <w:divBdr>
                    <w:top w:val="none" w:sz="0" w:space="0" w:color="auto"/>
                    <w:left w:val="none" w:sz="0" w:space="0" w:color="auto"/>
                    <w:bottom w:val="none" w:sz="0" w:space="0" w:color="auto"/>
                    <w:right w:val="none" w:sz="0" w:space="0" w:color="auto"/>
                  </w:divBdr>
                  <w:divsChild>
                    <w:div w:id="1528105701">
                      <w:marLeft w:val="0"/>
                      <w:marRight w:val="0"/>
                      <w:marTop w:val="0"/>
                      <w:marBottom w:val="0"/>
                      <w:divBdr>
                        <w:top w:val="single" w:sz="6" w:space="15" w:color="808080"/>
                        <w:left w:val="single" w:sz="6" w:space="15" w:color="808080"/>
                        <w:bottom w:val="single" w:sz="6" w:space="15" w:color="808080"/>
                        <w:right w:val="single" w:sz="6" w:space="15" w:color="808080"/>
                      </w:divBdr>
                      <w:divsChild>
                        <w:div w:id="147721417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980182162">
                  <w:marLeft w:val="0"/>
                  <w:marRight w:val="0"/>
                  <w:marTop w:val="0"/>
                  <w:marBottom w:val="0"/>
                  <w:divBdr>
                    <w:top w:val="none" w:sz="0" w:space="0" w:color="auto"/>
                    <w:left w:val="none" w:sz="0" w:space="0" w:color="auto"/>
                    <w:bottom w:val="none" w:sz="0" w:space="0" w:color="auto"/>
                    <w:right w:val="none" w:sz="0" w:space="0" w:color="auto"/>
                  </w:divBdr>
                </w:div>
                <w:div w:id="1002511371">
                  <w:marLeft w:val="0"/>
                  <w:marRight w:val="0"/>
                  <w:marTop w:val="0"/>
                  <w:marBottom w:val="0"/>
                  <w:divBdr>
                    <w:top w:val="none" w:sz="0" w:space="0" w:color="auto"/>
                    <w:left w:val="none" w:sz="0" w:space="0" w:color="auto"/>
                    <w:bottom w:val="none" w:sz="0" w:space="0" w:color="auto"/>
                    <w:right w:val="none" w:sz="0" w:space="0" w:color="auto"/>
                  </w:divBdr>
                </w:div>
                <w:div w:id="169831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7172">
          <w:marLeft w:val="0"/>
          <w:marRight w:val="0"/>
          <w:marTop w:val="0"/>
          <w:marBottom w:val="0"/>
          <w:divBdr>
            <w:top w:val="none" w:sz="0" w:space="0" w:color="auto"/>
            <w:left w:val="none" w:sz="0" w:space="0" w:color="auto"/>
            <w:bottom w:val="none" w:sz="0" w:space="0" w:color="auto"/>
            <w:right w:val="none" w:sz="0" w:space="0" w:color="auto"/>
          </w:divBdr>
          <w:divsChild>
            <w:div w:id="1890723307">
              <w:marLeft w:val="0"/>
              <w:marRight w:val="0"/>
              <w:marTop w:val="0"/>
              <w:marBottom w:val="0"/>
              <w:divBdr>
                <w:top w:val="none" w:sz="0" w:space="0" w:color="auto"/>
                <w:left w:val="none" w:sz="0" w:space="0" w:color="auto"/>
                <w:bottom w:val="none" w:sz="0" w:space="0" w:color="auto"/>
                <w:right w:val="none" w:sz="0" w:space="0" w:color="auto"/>
              </w:divBdr>
            </w:div>
            <w:div w:id="2024629268">
              <w:marLeft w:val="0"/>
              <w:marRight w:val="0"/>
              <w:marTop w:val="0"/>
              <w:marBottom w:val="0"/>
              <w:divBdr>
                <w:top w:val="none" w:sz="0" w:space="0" w:color="auto"/>
                <w:left w:val="none" w:sz="0" w:space="0" w:color="auto"/>
                <w:bottom w:val="none" w:sz="0" w:space="0" w:color="auto"/>
                <w:right w:val="none" w:sz="0" w:space="0" w:color="auto"/>
              </w:divBdr>
              <w:divsChild>
                <w:div w:id="909730022">
                  <w:marLeft w:val="0"/>
                  <w:marRight w:val="0"/>
                  <w:marTop w:val="0"/>
                  <w:marBottom w:val="0"/>
                  <w:divBdr>
                    <w:top w:val="none" w:sz="0" w:space="0" w:color="auto"/>
                    <w:left w:val="none" w:sz="0" w:space="0" w:color="auto"/>
                    <w:bottom w:val="none" w:sz="0" w:space="0" w:color="auto"/>
                    <w:right w:val="none" w:sz="0" w:space="0" w:color="auto"/>
                  </w:divBdr>
                </w:div>
                <w:div w:id="1884125229">
                  <w:marLeft w:val="0"/>
                  <w:marRight w:val="0"/>
                  <w:marTop w:val="0"/>
                  <w:marBottom w:val="0"/>
                  <w:divBdr>
                    <w:top w:val="none" w:sz="0" w:space="0" w:color="auto"/>
                    <w:left w:val="none" w:sz="0" w:space="0" w:color="auto"/>
                    <w:bottom w:val="none" w:sz="0" w:space="0" w:color="auto"/>
                    <w:right w:val="none" w:sz="0" w:space="0" w:color="auto"/>
                  </w:divBdr>
                </w:div>
                <w:div w:id="153105129">
                  <w:marLeft w:val="0"/>
                  <w:marRight w:val="0"/>
                  <w:marTop w:val="0"/>
                  <w:marBottom w:val="0"/>
                  <w:divBdr>
                    <w:top w:val="none" w:sz="0" w:space="0" w:color="auto"/>
                    <w:left w:val="none" w:sz="0" w:space="0" w:color="auto"/>
                    <w:bottom w:val="none" w:sz="0" w:space="0" w:color="auto"/>
                    <w:right w:val="none" w:sz="0" w:space="0" w:color="auto"/>
                  </w:divBdr>
                </w:div>
                <w:div w:id="537737283">
                  <w:marLeft w:val="0"/>
                  <w:marRight w:val="0"/>
                  <w:marTop w:val="0"/>
                  <w:marBottom w:val="0"/>
                  <w:divBdr>
                    <w:top w:val="none" w:sz="0" w:space="0" w:color="auto"/>
                    <w:left w:val="none" w:sz="0" w:space="0" w:color="auto"/>
                    <w:bottom w:val="none" w:sz="0" w:space="0" w:color="auto"/>
                    <w:right w:val="none" w:sz="0" w:space="0" w:color="auto"/>
                  </w:divBdr>
                </w:div>
              </w:divsChild>
            </w:div>
            <w:div w:id="315184342">
              <w:marLeft w:val="0"/>
              <w:marRight w:val="0"/>
              <w:marTop w:val="0"/>
              <w:marBottom w:val="0"/>
              <w:divBdr>
                <w:top w:val="none" w:sz="0" w:space="0" w:color="auto"/>
                <w:left w:val="none" w:sz="0" w:space="0" w:color="auto"/>
                <w:bottom w:val="none" w:sz="0" w:space="0" w:color="auto"/>
                <w:right w:val="none" w:sz="0" w:space="0" w:color="auto"/>
              </w:divBdr>
              <w:divsChild>
                <w:div w:id="151650758">
                  <w:marLeft w:val="0"/>
                  <w:marRight w:val="0"/>
                  <w:marTop w:val="0"/>
                  <w:marBottom w:val="0"/>
                  <w:divBdr>
                    <w:top w:val="none" w:sz="0" w:space="0" w:color="auto"/>
                    <w:left w:val="none" w:sz="0" w:space="0" w:color="auto"/>
                    <w:bottom w:val="none" w:sz="0" w:space="0" w:color="auto"/>
                    <w:right w:val="none" w:sz="0" w:space="0" w:color="auto"/>
                  </w:divBdr>
                </w:div>
                <w:div w:id="2136635664">
                  <w:marLeft w:val="0"/>
                  <w:marRight w:val="0"/>
                  <w:marTop w:val="0"/>
                  <w:marBottom w:val="0"/>
                  <w:divBdr>
                    <w:top w:val="none" w:sz="0" w:space="0" w:color="auto"/>
                    <w:left w:val="none" w:sz="0" w:space="0" w:color="auto"/>
                    <w:bottom w:val="none" w:sz="0" w:space="0" w:color="auto"/>
                    <w:right w:val="none" w:sz="0" w:space="0" w:color="auto"/>
                  </w:divBdr>
                </w:div>
                <w:div w:id="291520390">
                  <w:marLeft w:val="0"/>
                  <w:marRight w:val="0"/>
                  <w:marTop w:val="0"/>
                  <w:marBottom w:val="0"/>
                  <w:divBdr>
                    <w:top w:val="none" w:sz="0" w:space="0" w:color="auto"/>
                    <w:left w:val="none" w:sz="0" w:space="0" w:color="auto"/>
                    <w:bottom w:val="none" w:sz="0" w:space="0" w:color="auto"/>
                    <w:right w:val="none" w:sz="0" w:space="0" w:color="auto"/>
                  </w:divBdr>
                </w:div>
              </w:divsChild>
            </w:div>
            <w:div w:id="1024284409">
              <w:marLeft w:val="0"/>
              <w:marRight w:val="0"/>
              <w:marTop w:val="0"/>
              <w:marBottom w:val="0"/>
              <w:divBdr>
                <w:top w:val="none" w:sz="0" w:space="0" w:color="auto"/>
                <w:left w:val="none" w:sz="0" w:space="0" w:color="auto"/>
                <w:bottom w:val="none" w:sz="0" w:space="0" w:color="auto"/>
                <w:right w:val="none" w:sz="0" w:space="0" w:color="auto"/>
              </w:divBdr>
            </w:div>
            <w:div w:id="1313564149">
              <w:marLeft w:val="0"/>
              <w:marRight w:val="0"/>
              <w:marTop w:val="0"/>
              <w:marBottom w:val="0"/>
              <w:divBdr>
                <w:top w:val="none" w:sz="0" w:space="0" w:color="auto"/>
                <w:left w:val="none" w:sz="0" w:space="0" w:color="auto"/>
                <w:bottom w:val="none" w:sz="0" w:space="0" w:color="auto"/>
                <w:right w:val="none" w:sz="0" w:space="0" w:color="auto"/>
              </w:divBdr>
              <w:divsChild>
                <w:div w:id="931819126">
                  <w:marLeft w:val="0"/>
                  <w:marRight w:val="0"/>
                  <w:marTop w:val="150"/>
                  <w:marBottom w:val="375"/>
                  <w:divBdr>
                    <w:top w:val="none" w:sz="0" w:space="0" w:color="auto"/>
                    <w:left w:val="none" w:sz="0" w:space="0" w:color="auto"/>
                    <w:bottom w:val="dotted" w:sz="6" w:space="0" w:color="E4E9F0"/>
                    <w:right w:val="none" w:sz="0" w:space="0" w:color="auto"/>
                  </w:divBdr>
                </w:div>
                <w:div w:id="1111321473">
                  <w:marLeft w:val="0"/>
                  <w:marRight w:val="0"/>
                  <w:marTop w:val="150"/>
                  <w:marBottom w:val="375"/>
                  <w:divBdr>
                    <w:top w:val="none" w:sz="0" w:space="0" w:color="auto"/>
                    <w:left w:val="none" w:sz="0" w:space="0" w:color="auto"/>
                    <w:bottom w:val="dotted" w:sz="6" w:space="0" w:color="E4E9F0"/>
                    <w:right w:val="none" w:sz="0" w:space="0" w:color="auto"/>
                  </w:divBdr>
                </w:div>
              </w:divsChild>
            </w:div>
          </w:divsChild>
        </w:div>
      </w:divsChild>
    </w:div>
    <w:div w:id="867763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jpeg"/><Relationship Id="rId21" Type="http://schemas.openxmlformats.org/officeDocument/2006/relationships/hyperlink" Target="https://emxpert.net/sageedit/journals/Embox/Index/858874" TargetMode="External"/><Relationship Id="rId42" Type="http://schemas.openxmlformats.org/officeDocument/2006/relationships/hyperlink" Target="https://emxpert.net/sageedit/journals/Embox/Index/858874" TargetMode="External"/><Relationship Id="rId63" Type="http://schemas.openxmlformats.org/officeDocument/2006/relationships/hyperlink" Target="https://emxpert.net/sageedit/journals/Embox/Index/858874" TargetMode="External"/><Relationship Id="rId84" Type="http://schemas.openxmlformats.org/officeDocument/2006/relationships/hyperlink" Target="https://emxpert.net/sageedit/journals/Embox/Index/858874" TargetMode="External"/><Relationship Id="rId138" Type="http://schemas.openxmlformats.org/officeDocument/2006/relationships/fontTable" Target="fontTable.xml"/><Relationship Id="rId16" Type="http://schemas.openxmlformats.org/officeDocument/2006/relationships/hyperlink" Target="https://emxpert.net/sageedit/journals/Embox/Index/858874" TargetMode="External"/><Relationship Id="rId107" Type="http://schemas.openxmlformats.org/officeDocument/2006/relationships/hyperlink" Target="https://emxpert.net/sageedit/journals/Embox/Index/858874" TargetMode="External"/><Relationship Id="rId11" Type="http://schemas.openxmlformats.org/officeDocument/2006/relationships/hyperlink" Target="https://emxpert.net/sageedit/journals/Embox/Index/858874" TargetMode="External"/><Relationship Id="rId32" Type="http://schemas.openxmlformats.org/officeDocument/2006/relationships/hyperlink" Target="https://emxpert.net/sageedit/journals/Embox/Index/858874" TargetMode="External"/><Relationship Id="rId37" Type="http://schemas.openxmlformats.org/officeDocument/2006/relationships/hyperlink" Target="https://emxpert.net/sageedit/journals/Embox/Index/858874" TargetMode="External"/><Relationship Id="rId53" Type="http://schemas.openxmlformats.org/officeDocument/2006/relationships/hyperlink" Target="https://emxpert.net/sageedit/journals/Embox/Index/858874" TargetMode="External"/><Relationship Id="rId58" Type="http://schemas.openxmlformats.org/officeDocument/2006/relationships/hyperlink" Target="https://emxpert.net/sageedit/journals/Embox/Index/858874" TargetMode="External"/><Relationship Id="rId74" Type="http://schemas.openxmlformats.org/officeDocument/2006/relationships/hyperlink" Target="https://emxpert.net/sageedit/journals/Embox/Index/858874" TargetMode="External"/><Relationship Id="rId79" Type="http://schemas.openxmlformats.org/officeDocument/2006/relationships/hyperlink" Target="https://emxpert.net/sageedit/journals/Embox/Index/858874" TargetMode="External"/><Relationship Id="rId102" Type="http://schemas.openxmlformats.org/officeDocument/2006/relationships/hyperlink" Target="https://emxpert.net/sageedit/journals/Embox/Index/858874" TargetMode="External"/><Relationship Id="rId123" Type="http://schemas.openxmlformats.org/officeDocument/2006/relationships/hyperlink" Target="https://emxpert.net/sageedit/journals/Embox/Index/858874" TargetMode="External"/><Relationship Id="rId128" Type="http://schemas.openxmlformats.org/officeDocument/2006/relationships/hyperlink" Target="https://emxpert.net/sageedit/journals/Embox/Index/858874" TargetMode="External"/><Relationship Id="rId5" Type="http://schemas.openxmlformats.org/officeDocument/2006/relationships/hyperlink" Target="https://emxpert.net/sageedit/journals/Embox/Index/858874" TargetMode="External"/><Relationship Id="rId90" Type="http://schemas.openxmlformats.org/officeDocument/2006/relationships/hyperlink" Target="https://emxpert.net/sageedit/journals/Embox/Index/858874" TargetMode="External"/><Relationship Id="rId95" Type="http://schemas.openxmlformats.org/officeDocument/2006/relationships/hyperlink" Target="https://emxpert.net/sageedit/journals/Embox/Index/858874" TargetMode="External"/><Relationship Id="rId22" Type="http://schemas.openxmlformats.org/officeDocument/2006/relationships/hyperlink" Target="https://emxpert.net/sageedit/journals/Embox/Index/858874" TargetMode="External"/><Relationship Id="rId27" Type="http://schemas.openxmlformats.org/officeDocument/2006/relationships/hyperlink" Target="https://emxpert.net/sageedit/journals/Embox/Index/858874" TargetMode="External"/><Relationship Id="rId43" Type="http://schemas.openxmlformats.org/officeDocument/2006/relationships/hyperlink" Target="https://emxpert.net/sageedit/journals/Embox/Index/858874" TargetMode="External"/><Relationship Id="rId48" Type="http://schemas.openxmlformats.org/officeDocument/2006/relationships/hyperlink" Target="https://emxpert.net/sageedit/journals/Embox/Index/858874" TargetMode="External"/><Relationship Id="rId64" Type="http://schemas.openxmlformats.org/officeDocument/2006/relationships/hyperlink" Target="https://emxpert.net/sageedit/journals/Embox/Index/858874" TargetMode="External"/><Relationship Id="rId69" Type="http://schemas.openxmlformats.org/officeDocument/2006/relationships/hyperlink" Target="https://emxpert.net/sageedit/journals/Embox/Index/858874" TargetMode="External"/><Relationship Id="rId113" Type="http://schemas.openxmlformats.org/officeDocument/2006/relationships/hyperlink" Target="https://emxpert.net/sageedit/journals/Embox/Index/858874" TargetMode="External"/><Relationship Id="rId118" Type="http://schemas.openxmlformats.org/officeDocument/2006/relationships/image" Target="media/image5.jpeg"/><Relationship Id="rId134" Type="http://schemas.openxmlformats.org/officeDocument/2006/relationships/hyperlink" Target="https://emxpert.net/sageedit/journals/Embox/Index/858874" TargetMode="External"/><Relationship Id="rId139" Type="http://schemas.microsoft.com/office/2011/relationships/people" Target="people.xml"/><Relationship Id="rId80" Type="http://schemas.openxmlformats.org/officeDocument/2006/relationships/hyperlink" Target="https://emxpert.net/sageedit/journals/Embox/Index/858874" TargetMode="External"/><Relationship Id="rId85" Type="http://schemas.openxmlformats.org/officeDocument/2006/relationships/hyperlink" Target="https://emxpert.net/sageedit/journals/Embox/Index/858874" TargetMode="External"/><Relationship Id="rId12" Type="http://schemas.openxmlformats.org/officeDocument/2006/relationships/hyperlink" Target="https://emxpert.net/sageedit/journals/Embox/Index/858874" TargetMode="External"/><Relationship Id="rId17" Type="http://schemas.openxmlformats.org/officeDocument/2006/relationships/hyperlink" Target="https://emxpert.net/sageedit/journals/Embox/Index/858874" TargetMode="External"/><Relationship Id="rId33" Type="http://schemas.openxmlformats.org/officeDocument/2006/relationships/hyperlink" Target="https://emxpert.net/sageedit/journals/Embox/Index/858874" TargetMode="External"/><Relationship Id="rId38" Type="http://schemas.openxmlformats.org/officeDocument/2006/relationships/hyperlink" Target="https://emxpert.net/sageedit/journals/Embox/Index/858874" TargetMode="External"/><Relationship Id="rId59" Type="http://schemas.openxmlformats.org/officeDocument/2006/relationships/hyperlink" Target="https://emxpert.net/sageedit/journals/Embox/Index/858874" TargetMode="External"/><Relationship Id="rId103" Type="http://schemas.openxmlformats.org/officeDocument/2006/relationships/hyperlink" Target="https://emxpert.net/sageedit/journals/Embox/Index/858874" TargetMode="External"/><Relationship Id="rId108" Type="http://schemas.openxmlformats.org/officeDocument/2006/relationships/hyperlink" Target="https://emxpert.net/sageedit/journals/Embox/Index/858874" TargetMode="External"/><Relationship Id="rId124" Type="http://schemas.openxmlformats.org/officeDocument/2006/relationships/hyperlink" Target="https://emxpert.net/sageedit/journals/Embox/Index/858874" TargetMode="External"/><Relationship Id="rId129" Type="http://schemas.openxmlformats.org/officeDocument/2006/relationships/hyperlink" Target="https://emxpert.net/sageedit/journals/Embox/Index/858874" TargetMode="External"/><Relationship Id="rId54" Type="http://schemas.openxmlformats.org/officeDocument/2006/relationships/hyperlink" Target="https://emxpert.net/sageedit/journals/Embox/Index/858874" TargetMode="External"/><Relationship Id="rId70" Type="http://schemas.openxmlformats.org/officeDocument/2006/relationships/hyperlink" Target="https://emxpert.net/sageedit/journals/Embox/Index/858874" TargetMode="External"/><Relationship Id="rId75" Type="http://schemas.openxmlformats.org/officeDocument/2006/relationships/hyperlink" Target="https://emxpert.net/sageedit/journals/Embox/Index/858874" TargetMode="External"/><Relationship Id="rId91" Type="http://schemas.openxmlformats.org/officeDocument/2006/relationships/hyperlink" Target="https://emxpert.net/sageedit/journals/Embox/Index/858874" TargetMode="External"/><Relationship Id="rId96" Type="http://schemas.openxmlformats.org/officeDocument/2006/relationships/hyperlink" Target="https://emxpert.net/sageedit/journals/Embox/Index/858874" TargetMode="External"/><Relationship Id="rId14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emxpert.net/sageedit/journals/Embox/Index/858874" TargetMode="External"/><Relationship Id="rId23" Type="http://schemas.openxmlformats.org/officeDocument/2006/relationships/hyperlink" Target="https://emxpert.net/sageedit/journals/Embox/Index/858874" TargetMode="External"/><Relationship Id="rId28" Type="http://schemas.openxmlformats.org/officeDocument/2006/relationships/hyperlink" Target="https://emxpert.net/sageedit/journals/Embox/Index/858874" TargetMode="External"/><Relationship Id="rId49" Type="http://schemas.openxmlformats.org/officeDocument/2006/relationships/hyperlink" Target="https://emxpert.net/sageedit/journals/Embox/Index/858874" TargetMode="External"/><Relationship Id="rId114" Type="http://schemas.openxmlformats.org/officeDocument/2006/relationships/hyperlink" Target="https://emxpert.net/sageedit/journals/Embox/Index/858874" TargetMode="External"/><Relationship Id="rId119" Type="http://schemas.openxmlformats.org/officeDocument/2006/relationships/hyperlink" Target="https://emxpert.net/sageedit/journals/Embox/Index/858874" TargetMode="External"/><Relationship Id="rId44" Type="http://schemas.openxmlformats.org/officeDocument/2006/relationships/hyperlink" Target="https://emxpert.net/sageedit/journals/Embox/Index/858874" TargetMode="External"/><Relationship Id="rId60" Type="http://schemas.openxmlformats.org/officeDocument/2006/relationships/hyperlink" Target="https://emxpert.net/sageedit/journals/Embox/Index/858874" TargetMode="External"/><Relationship Id="rId65" Type="http://schemas.openxmlformats.org/officeDocument/2006/relationships/hyperlink" Target="https://emxpert.net/sageedit/journals/Embox/Index/858874" TargetMode="External"/><Relationship Id="rId81" Type="http://schemas.openxmlformats.org/officeDocument/2006/relationships/hyperlink" Target="https://emxpert.net/sageedit/journals/Embox/Index/858874" TargetMode="External"/><Relationship Id="rId86" Type="http://schemas.openxmlformats.org/officeDocument/2006/relationships/hyperlink" Target="https://emxpert.net/sageedit/journals/Embox/Index/858874" TargetMode="External"/><Relationship Id="rId130" Type="http://schemas.openxmlformats.org/officeDocument/2006/relationships/hyperlink" Target="https://emxpert.net/sageedit/journals/Embox/Index/858874" TargetMode="External"/><Relationship Id="rId135" Type="http://schemas.openxmlformats.org/officeDocument/2006/relationships/hyperlink" Target="https://emxpert.net/sageedit/journals/Embox/Index/858874" TargetMode="External"/><Relationship Id="rId13" Type="http://schemas.openxmlformats.org/officeDocument/2006/relationships/hyperlink" Target="https://emxpert.net/sageedit/journals/Embox/Index/858874" TargetMode="External"/><Relationship Id="rId18" Type="http://schemas.openxmlformats.org/officeDocument/2006/relationships/hyperlink" Target="https://emxpert.net/sageedit/journals/Embox/Index/858874" TargetMode="External"/><Relationship Id="rId39" Type="http://schemas.openxmlformats.org/officeDocument/2006/relationships/hyperlink" Target="https://emxpert.net/sageedit/journals/Embox/Index/858874" TargetMode="External"/><Relationship Id="rId109" Type="http://schemas.openxmlformats.org/officeDocument/2006/relationships/hyperlink" Target="https://emxpert.net/sageedit/journals/Embox/Index/858874" TargetMode="External"/><Relationship Id="rId34" Type="http://schemas.openxmlformats.org/officeDocument/2006/relationships/hyperlink" Target="https://emxpert.net/sageedit/journals/Embox/Index/858874" TargetMode="External"/><Relationship Id="rId50" Type="http://schemas.openxmlformats.org/officeDocument/2006/relationships/hyperlink" Target="https://emxpert.net/sageedit/journals/Embox/Index/858874" TargetMode="External"/><Relationship Id="rId55" Type="http://schemas.openxmlformats.org/officeDocument/2006/relationships/hyperlink" Target="https://emxpert.net/sageedit/journals/Embox/Index/858874" TargetMode="External"/><Relationship Id="rId76" Type="http://schemas.openxmlformats.org/officeDocument/2006/relationships/hyperlink" Target="https://emxpert.net/sageedit/journals/Embox/Index/858874" TargetMode="External"/><Relationship Id="rId97" Type="http://schemas.openxmlformats.org/officeDocument/2006/relationships/hyperlink" Target="https://emxpert.net/sageedit/journals/Embox/Index/858874" TargetMode="External"/><Relationship Id="rId104" Type="http://schemas.openxmlformats.org/officeDocument/2006/relationships/hyperlink" Target="https://emxpert.net/sageedit/journals/Embox/Index/858874" TargetMode="External"/><Relationship Id="rId120" Type="http://schemas.openxmlformats.org/officeDocument/2006/relationships/hyperlink" Target="https://emxpert.net/sageedit/journals/Embox/Index/858874" TargetMode="External"/><Relationship Id="rId125" Type="http://schemas.openxmlformats.org/officeDocument/2006/relationships/hyperlink" Target="https://emxpert.net/sageedit/journals/Embox/Index/858874" TargetMode="External"/><Relationship Id="rId7" Type="http://schemas.openxmlformats.org/officeDocument/2006/relationships/image" Target="media/image1.jpeg"/><Relationship Id="rId71" Type="http://schemas.openxmlformats.org/officeDocument/2006/relationships/hyperlink" Target="https://emxpert.net/sageedit/journals/Embox/Index/858874" TargetMode="External"/><Relationship Id="rId92" Type="http://schemas.openxmlformats.org/officeDocument/2006/relationships/hyperlink" Target="https://emxpert.net/sageedit/journals/Embox/Index/858874" TargetMode="External"/><Relationship Id="rId2" Type="http://schemas.openxmlformats.org/officeDocument/2006/relationships/styles" Target="styles.xml"/><Relationship Id="rId29" Type="http://schemas.openxmlformats.org/officeDocument/2006/relationships/hyperlink" Target="https://emxpert.net/sageedit/journals/Embox/Index/858874" TargetMode="External"/><Relationship Id="rId24" Type="http://schemas.openxmlformats.org/officeDocument/2006/relationships/hyperlink" Target="https://emxpert.net/sageedit/journals/Embox/Index/858874" TargetMode="External"/><Relationship Id="rId40" Type="http://schemas.openxmlformats.org/officeDocument/2006/relationships/hyperlink" Target="https://emxpert.net/sageedit/journals/Embox/Index/858874" TargetMode="External"/><Relationship Id="rId45" Type="http://schemas.openxmlformats.org/officeDocument/2006/relationships/hyperlink" Target="https://emxpert.net/sageedit/journals/Embox/Index/858874" TargetMode="External"/><Relationship Id="rId66" Type="http://schemas.openxmlformats.org/officeDocument/2006/relationships/hyperlink" Target="https://emxpert.net/sageedit/journals/Embox/Index/858874" TargetMode="External"/><Relationship Id="rId87" Type="http://schemas.openxmlformats.org/officeDocument/2006/relationships/hyperlink" Target="https://emxpert.net/sageedit/journals/Embox/Index/858874" TargetMode="External"/><Relationship Id="rId110" Type="http://schemas.openxmlformats.org/officeDocument/2006/relationships/hyperlink" Target="https://emxpert.net/sageedit/journals/Embox/Index/858874" TargetMode="External"/><Relationship Id="rId115" Type="http://schemas.openxmlformats.org/officeDocument/2006/relationships/hyperlink" Target="https://emxpert.net/sageedit/journals/Embox/Index/858874" TargetMode="External"/><Relationship Id="rId131" Type="http://schemas.openxmlformats.org/officeDocument/2006/relationships/hyperlink" Target="https://emxpert.net/sageedit/journals/Embox/Index/858874" TargetMode="External"/><Relationship Id="rId136" Type="http://schemas.openxmlformats.org/officeDocument/2006/relationships/hyperlink" Target="https://hal.archives-ouvertes.fr/hal-01512229/document" TargetMode="External"/><Relationship Id="rId61" Type="http://schemas.openxmlformats.org/officeDocument/2006/relationships/hyperlink" Target="https://emxpert.net/sageedit/journals/Embox/Index/858874" TargetMode="External"/><Relationship Id="rId82" Type="http://schemas.openxmlformats.org/officeDocument/2006/relationships/hyperlink" Target="https://emxpert.net/sageedit/journals/Embox/Index/858874" TargetMode="External"/><Relationship Id="rId19" Type="http://schemas.openxmlformats.org/officeDocument/2006/relationships/hyperlink" Target="https://emxpert.net/sageedit/journals/Embox/Index/858874" TargetMode="External"/><Relationship Id="rId14" Type="http://schemas.openxmlformats.org/officeDocument/2006/relationships/hyperlink" Target="https://emxpert.net/sageedit/journals/Embox/Index/858874" TargetMode="External"/><Relationship Id="rId30" Type="http://schemas.openxmlformats.org/officeDocument/2006/relationships/hyperlink" Target="https://emxpert.net/sageedit/journals/Embox/Index/858874" TargetMode="External"/><Relationship Id="rId35" Type="http://schemas.openxmlformats.org/officeDocument/2006/relationships/hyperlink" Target="https://emxpert.net/sageedit/journals/Embox/Index/858874" TargetMode="External"/><Relationship Id="rId56" Type="http://schemas.openxmlformats.org/officeDocument/2006/relationships/hyperlink" Target="https://emxpert.net/sageedit/journals/Embox/Index/858874" TargetMode="External"/><Relationship Id="rId77" Type="http://schemas.openxmlformats.org/officeDocument/2006/relationships/hyperlink" Target="https://emxpert.net/sageedit/journals/Embox/Index/858874" TargetMode="External"/><Relationship Id="rId100" Type="http://schemas.openxmlformats.org/officeDocument/2006/relationships/hyperlink" Target="https://emxpert.net/sageedit/journals/Embox/Index/858874" TargetMode="External"/><Relationship Id="rId105" Type="http://schemas.openxmlformats.org/officeDocument/2006/relationships/hyperlink" Target="https://emxpert.net/sageedit/journals/Embox/Index/858874" TargetMode="External"/><Relationship Id="rId126" Type="http://schemas.openxmlformats.org/officeDocument/2006/relationships/image" Target="media/image6.jpeg"/><Relationship Id="rId8" Type="http://schemas.openxmlformats.org/officeDocument/2006/relationships/hyperlink" Target="https://emxpert.net/sageedit/journals/Embox/Index/858874" TargetMode="External"/><Relationship Id="rId51" Type="http://schemas.openxmlformats.org/officeDocument/2006/relationships/hyperlink" Target="https://emxpert.net/sageedit/journals/Embox/Index/858874" TargetMode="External"/><Relationship Id="rId72" Type="http://schemas.openxmlformats.org/officeDocument/2006/relationships/hyperlink" Target="https://emxpert.net/sageedit/journals/Embox/Index/858874" TargetMode="External"/><Relationship Id="rId93" Type="http://schemas.openxmlformats.org/officeDocument/2006/relationships/hyperlink" Target="https://emxpert.net/sageedit/journals/Embox/Index/858874" TargetMode="External"/><Relationship Id="rId98" Type="http://schemas.openxmlformats.org/officeDocument/2006/relationships/hyperlink" Target="https://emxpert.net/sageedit/journals/Embox/Index/858874" TargetMode="External"/><Relationship Id="rId121" Type="http://schemas.openxmlformats.org/officeDocument/2006/relationships/hyperlink" Target="https://emxpert.net/sageedit/journals/Embox/Index/858874" TargetMode="External"/><Relationship Id="rId3" Type="http://schemas.openxmlformats.org/officeDocument/2006/relationships/settings" Target="settings.xml"/><Relationship Id="rId25" Type="http://schemas.openxmlformats.org/officeDocument/2006/relationships/hyperlink" Target="https://emxpert.net/sageedit/journals/Embox/Index/858874" TargetMode="External"/><Relationship Id="rId46" Type="http://schemas.openxmlformats.org/officeDocument/2006/relationships/hyperlink" Target="https://emxpert.net/sageedit/journals/Embox/Index/858874" TargetMode="External"/><Relationship Id="rId67" Type="http://schemas.openxmlformats.org/officeDocument/2006/relationships/hyperlink" Target="https://emxpert.net/sageedit/journals/Embox/Index/858874" TargetMode="External"/><Relationship Id="rId116" Type="http://schemas.openxmlformats.org/officeDocument/2006/relationships/hyperlink" Target="https://emxpert.net/sageedit/journals/Embox/Index/858874" TargetMode="External"/><Relationship Id="rId137" Type="http://schemas.openxmlformats.org/officeDocument/2006/relationships/hyperlink" Target="https://cases.justia.com/federal/district-courts/california/candce/3:2017cv02824/311874/173/0.pdf?ts=1517246124" TargetMode="External"/><Relationship Id="rId20" Type="http://schemas.openxmlformats.org/officeDocument/2006/relationships/hyperlink" Target="https://emxpert.net/sageedit/journals/Embox/Index/858874" TargetMode="External"/><Relationship Id="rId41" Type="http://schemas.openxmlformats.org/officeDocument/2006/relationships/hyperlink" Target="https://emxpert.net/sageedit/journals/Embox/Index/858874" TargetMode="External"/><Relationship Id="rId62" Type="http://schemas.openxmlformats.org/officeDocument/2006/relationships/hyperlink" Target="https://emxpert.net/sageedit/journals/Embox/Index/858874" TargetMode="External"/><Relationship Id="rId83" Type="http://schemas.openxmlformats.org/officeDocument/2006/relationships/hyperlink" Target="https://emxpert.net/sageedit/journals/Embox/Index/858874" TargetMode="External"/><Relationship Id="rId88" Type="http://schemas.openxmlformats.org/officeDocument/2006/relationships/hyperlink" Target="https://emxpert.net/sageedit/journals/Embox/Index/858874" TargetMode="External"/><Relationship Id="rId111" Type="http://schemas.openxmlformats.org/officeDocument/2006/relationships/image" Target="media/image3.jpeg"/><Relationship Id="rId132" Type="http://schemas.openxmlformats.org/officeDocument/2006/relationships/hyperlink" Target="https://orcid.org/0000-0002-4384-4380" TargetMode="External"/><Relationship Id="rId15" Type="http://schemas.openxmlformats.org/officeDocument/2006/relationships/hyperlink" Target="https://emxpert.net/sageedit/journals/Embox/Index/858874" TargetMode="External"/><Relationship Id="rId36" Type="http://schemas.openxmlformats.org/officeDocument/2006/relationships/hyperlink" Target="https://emxpert.net/sageedit/journals/Embox/Index/858874" TargetMode="External"/><Relationship Id="rId57" Type="http://schemas.openxmlformats.org/officeDocument/2006/relationships/hyperlink" Target="https://emxpert.net/sageedit/journals/Embox/Index/858874" TargetMode="External"/><Relationship Id="rId106" Type="http://schemas.openxmlformats.org/officeDocument/2006/relationships/image" Target="media/image2.jpeg"/><Relationship Id="rId127" Type="http://schemas.openxmlformats.org/officeDocument/2006/relationships/hyperlink" Target="https://emxpert.net/sageedit/journals/Embox/Index/858874" TargetMode="External"/><Relationship Id="rId10" Type="http://schemas.openxmlformats.org/officeDocument/2006/relationships/hyperlink" Target="mailto:devin.jl@gmail.com" TargetMode="External"/><Relationship Id="rId31" Type="http://schemas.openxmlformats.org/officeDocument/2006/relationships/hyperlink" Target="https://emxpert.net/sageedit/journals/Embox/Index/858874" TargetMode="External"/><Relationship Id="rId52" Type="http://schemas.openxmlformats.org/officeDocument/2006/relationships/hyperlink" Target="https://emxpert.net/sageedit/journals/Embox/Index/858874" TargetMode="External"/><Relationship Id="rId73" Type="http://schemas.openxmlformats.org/officeDocument/2006/relationships/hyperlink" Target="https://emxpert.net/sageedit/journals/Embox/Index/858874" TargetMode="External"/><Relationship Id="rId78" Type="http://schemas.openxmlformats.org/officeDocument/2006/relationships/hyperlink" Target="https://emxpert.net/sageedit/journals/Embox/Index/858874" TargetMode="External"/><Relationship Id="rId94" Type="http://schemas.openxmlformats.org/officeDocument/2006/relationships/hyperlink" Target="https://emxpert.net/sageedit/journals/Embox/Index/858874" TargetMode="External"/><Relationship Id="rId99" Type="http://schemas.openxmlformats.org/officeDocument/2006/relationships/hyperlink" Target="https://emxpert.net/sageedit/journals/Embox/Index/858874" TargetMode="External"/><Relationship Id="rId101" Type="http://schemas.openxmlformats.org/officeDocument/2006/relationships/hyperlink" Target="https://emxpert.net/sageedit/journals/Embox/Index/858874" TargetMode="External"/><Relationship Id="rId122" Type="http://schemas.openxmlformats.org/officeDocument/2006/relationships/hyperlink" Target="https://emxpert.net/sageedit/journals/Embox/Index/858874" TargetMode="External"/><Relationship Id="rId4" Type="http://schemas.openxmlformats.org/officeDocument/2006/relationships/webSettings" Target="webSettings.xml"/><Relationship Id="rId9" Type="http://schemas.openxmlformats.org/officeDocument/2006/relationships/hyperlink" Target="https://emxpert.net/sageedit/journals/Embox/Index/858874" TargetMode="External"/><Relationship Id="rId26" Type="http://schemas.openxmlformats.org/officeDocument/2006/relationships/hyperlink" Target="https://emxpert.net/sageedit/journals/Embox/Index/858874" TargetMode="External"/><Relationship Id="rId47" Type="http://schemas.openxmlformats.org/officeDocument/2006/relationships/hyperlink" Target="https://emxpert.net/sageedit/journals/Embox/Index/858874" TargetMode="External"/><Relationship Id="rId68" Type="http://schemas.openxmlformats.org/officeDocument/2006/relationships/hyperlink" Target="https://emxpert.net/sageedit/journals/Embox/Index/858874" TargetMode="External"/><Relationship Id="rId89" Type="http://schemas.openxmlformats.org/officeDocument/2006/relationships/hyperlink" Target="https://emxpert.net/sageedit/journals/Embox/Index/858874" TargetMode="External"/><Relationship Id="rId112" Type="http://schemas.openxmlformats.org/officeDocument/2006/relationships/hyperlink" Target="https://emxpert.net/sageedit/journals/Embox/Index/858874" TargetMode="External"/><Relationship Id="rId133" Type="http://schemas.openxmlformats.org/officeDocument/2006/relationships/hyperlink" Target="https://emxpert.net/sageedit/journals/Embox/Index/85887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48</Pages>
  <Words>16851</Words>
  <Characters>96051</Characters>
  <Application>Microsoft Office Word</Application>
  <DocSecurity>0</DocSecurity>
  <Lines>800</Lines>
  <Paragraphs>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2019-08-06T16:41:00Z</dcterms:created>
  <dcterms:modified xsi:type="dcterms:W3CDTF">2019-08-06T18:34:00Z</dcterms:modified>
</cp:coreProperties>
</file>